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2ECAC" w14:textId="77777777" w:rsidR="00083B4D" w:rsidRPr="00887067" w:rsidRDefault="00083B4D" w:rsidP="0093097C">
      <w:pPr>
        <w:jc w:val="center"/>
        <w:rPr>
          <w:rFonts w:ascii="Times New Roman" w:hAnsi="Times New Roman" w:cs="Times New Roman"/>
        </w:rPr>
        <w:pPrChange w:id="1" w:author="Ofelia Symes" w:date="2018-12-14T10:11:00Z">
          <w:pPr>
            <w:spacing w:line="360" w:lineRule="auto"/>
          </w:pPr>
        </w:pPrChange>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14:paraId="441E6CCF" w14:textId="77777777" w:rsidR="00083B4D" w:rsidRPr="00887067" w:rsidRDefault="00083B4D" w:rsidP="0093097C">
      <w:pPr>
        <w:jc w:val="center"/>
        <w:rPr>
          <w:rFonts w:ascii="Times New Roman" w:hAnsi="Times New Roman" w:cs="Times New Roman"/>
        </w:rPr>
        <w:pPrChange w:id="2" w:author="Ofelia Symes" w:date="2018-12-14T10:11:00Z">
          <w:pPr>
            <w:spacing w:line="360" w:lineRule="auto"/>
            <w:jc w:val="center"/>
          </w:pPr>
        </w:pPrChange>
      </w:pPr>
      <w:r w:rsidRPr="00887067">
        <w:rPr>
          <w:rPrChange w:id="3" w:author="Ofelia Symes" w:date="2018-12-14T10:11:00Z">
            <w:rPr>
              <w:color w:val="666666"/>
            </w:rPr>
          </w:rPrChange>
        </w:rPr>
        <w:t>2. semesters rapport</w:t>
      </w:r>
      <w:r w:rsidR="00887067">
        <w:rPr>
          <w:rPrChange w:id="4" w:author="Ofelia Symes" w:date="2018-12-14T10:11:00Z">
            <w:rPr>
              <w:color w:val="666666"/>
            </w:rPr>
          </w:rPrChange>
        </w:rPr>
        <w:t>, 1. årsprøve, Datamatiker, EASJ Roskilde.</w:t>
      </w:r>
    </w:p>
    <w:p w14:paraId="5E41115F" w14:textId="77777777" w:rsidR="00083B4D" w:rsidRPr="00887067" w:rsidRDefault="00083B4D" w:rsidP="0093097C">
      <w:pPr>
        <w:jc w:val="center"/>
        <w:rPr>
          <w:rPrChange w:id="5" w:author="Ofelia Symes" w:date="2018-12-14T10:11:00Z">
            <w:rPr>
              <w:rFonts w:ascii="Times New Roman" w:hAnsi="Times New Roman"/>
            </w:rPr>
          </w:rPrChange>
        </w:rPr>
        <w:pPrChange w:id="6" w:author="Ofelia Symes" w:date="2018-12-14T10:11:00Z">
          <w:pPr>
            <w:spacing w:line="360" w:lineRule="auto"/>
          </w:pPr>
        </w:pPrChange>
      </w:pPr>
    </w:p>
    <w:p w14:paraId="014450FE" w14:textId="77777777" w:rsidR="00083B4D" w:rsidRPr="00887067" w:rsidRDefault="00083B4D" w:rsidP="0093097C">
      <w:pPr>
        <w:jc w:val="center"/>
        <w:rPr>
          <w:rFonts w:ascii="Times New Roman" w:hAnsi="Times New Roman" w:cs="Times New Roman"/>
        </w:rPr>
        <w:pPrChange w:id="7" w:author="Ofelia Symes" w:date="2018-12-14T10:11:00Z">
          <w:pPr>
            <w:spacing w:line="360" w:lineRule="auto"/>
            <w:jc w:val="center"/>
          </w:pPr>
        </w:pPrChange>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14:paraId="34E3CDD5" w14:textId="77777777" w:rsidR="00083B4D" w:rsidRPr="00887067" w:rsidRDefault="00083B4D" w:rsidP="00AF647B">
      <w:pPr>
        <w:rPr>
          <w:rPrChange w:id="8" w:author="Ofelia Symes" w:date="2018-12-14T10:11:00Z">
            <w:rPr>
              <w:rFonts w:ascii="Times New Roman" w:hAnsi="Times New Roman"/>
            </w:rPr>
          </w:rPrChange>
        </w:rPr>
        <w:pPrChange w:id="9" w:author="Ofelia Symes" w:date="2018-12-14T10:11:00Z">
          <w:pPr>
            <w:spacing w:line="360" w:lineRule="auto"/>
          </w:pPr>
        </w:pPrChange>
      </w:pPr>
    </w:p>
    <w:p w14:paraId="225C28A4" w14:textId="77777777" w:rsidR="00083B4D" w:rsidRPr="00887067" w:rsidRDefault="00083B4D" w:rsidP="00AF647B">
      <w:pPr>
        <w:rPr>
          <w:rFonts w:ascii="Times New Roman" w:hAnsi="Times New Roman" w:cs="Times New Roman"/>
        </w:rPr>
        <w:pPrChange w:id="10" w:author="Ofelia Symes" w:date="2018-12-14T10:11:00Z">
          <w:pPr>
            <w:spacing w:line="360" w:lineRule="auto"/>
          </w:pPr>
        </w:pPrChange>
      </w:pPr>
      <w:r w:rsidRPr="00887067">
        <w:tab/>
      </w:r>
      <w:r w:rsidRPr="00887067">
        <w:tab/>
      </w:r>
      <w:r w:rsidRPr="00887067">
        <w:tab/>
      </w:r>
    </w:p>
    <w:p w14:paraId="448FECC3" w14:textId="77777777" w:rsidR="00083B4D" w:rsidRPr="00887067" w:rsidRDefault="00083B4D" w:rsidP="00AF647B">
      <w:pPr>
        <w:rPr>
          <w:rPrChange w:id="11" w:author="Ofelia Symes" w:date="2018-12-14T10:11:00Z">
            <w:rPr>
              <w:rFonts w:ascii="Times New Roman" w:hAnsi="Times New Roman"/>
            </w:rPr>
          </w:rPrChange>
        </w:rPr>
        <w:pPrChange w:id="12" w:author="Ofelia Symes" w:date="2018-12-14T10:11:00Z">
          <w:pPr>
            <w:spacing w:line="360" w:lineRule="auto"/>
          </w:pPr>
        </w:pPrChange>
      </w:pPr>
    </w:p>
    <w:p w14:paraId="607ADA7A" w14:textId="77777777" w:rsidR="00807B08" w:rsidRPr="00887067" w:rsidRDefault="00807B08" w:rsidP="00AF647B">
      <w:pPr>
        <w:rPr>
          <w:rPrChange w:id="13" w:author="Ofelia Symes" w:date="2018-12-14T10:11:00Z">
            <w:rPr>
              <w:kern w:val="36"/>
            </w:rPr>
          </w:rPrChange>
        </w:rPr>
        <w:pPrChange w:id="14" w:author="Ofelia Symes" w:date="2018-12-14T10:11:00Z">
          <w:pPr>
            <w:spacing w:line="360" w:lineRule="auto"/>
          </w:pPr>
        </w:pPrChange>
      </w:pPr>
      <w:r w:rsidRPr="00887067">
        <w:rPr>
          <w:rPrChange w:id="15" w:author="Ofelia Symes" w:date="2018-12-14T10:11:00Z">
            <w:rPr>
              <w:kern w:val="36"/>
            </w:rPr>
          </w:rPrChange>
        </w:rPr>
        <w:br/>
      </w:r>
    </w:p>
    <w:p w14:paraId="641C768D" w14:textId="77777777" w:rsidR="00807B08" w:rsidRPr="00887067" w:rsidRDefault="00807B08" w:rsidP="00AF647B">
      <w:pPr>
        <w:rPr>
          <w:rPrChange w:id="16" w:author="Ofelia Symes" w:date="2018-12-14T10:11:00Z">
            <w:rPr>
              <w:kern w:val="36"/>
            </w:rPr>
          </w:rPrChange>
        </w:rPr>
        <w:pPrChange w:id="17" w:author="Ofelia Symes" w:date="2018-12-14T10:11:00Z">
          <w:pPr>
            <w:spacing w:line="360" w:lineRule="auto"/>
          </w:pPr>
        </w:pPrChange>
      </w:pPr>
      <w:r w:rsidRPr="00887067">
        <w:rPr>
          <w:rPrChange w:id="18" w:author="Ofelia Symes" w:date="2018-12-14T10:11:00Z">
            <w:rPr>
              <w:kern w:val="36"/>
            </w:rPr>
          </w:rPrChange>
        </w:rPr>
        <w:br w:type="page"/>
      </w:r>
    </w:p>
    <w:sdt>
      <w:sdtPr>
        <w:rPr>
          <w:rFonts w:ascii="Cambria" w:eastAsiaTheme="minorHAnsi" w:hAnsi="Cambria" w:cstheme="minorBidi"/>
          <w:color w:val="auto"/>
          <w:sz w:val="24"/>
          <w:szCs w:val="24"/>
        </w:rPr>
        <w:id w:val="-1893030169"/>
        <w:docPartObj>
          <w:docPartGallery w:val="Table of Contents"/>
          <w:docPartUnique/>
        </w:docPartObj>
      </w:sdtPr>
      <w:sdtEndPr>
        <w:rPr>
          <w:b/>
          <w:bCs/>
        </w:rPr>
      </w:sdtEndPr>
      <w:sdtContent>
        <w:p w14:paraId="32FCDF35" w14:textId="77777777" w:rsidR="00A26189" w:rsidRDefault="00A26189">
          <w:pPr>
            <w:pStyle w:val="TOCHeading"/>
          </w:pPr>
          <w:r>
            <w:t>Indhold</w:t>
          </w:r>
        </w:p>
        <w:p w14:paraId="2A0BC1E2" w14:textId="67A44900" w:rsidR="00E96820" w:rsidRDefault="00A26189">
          <w:pPr>
            <w:pStyle w:val="TOC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543988"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_Toc532543988 \h </w:instrText>
            </w:r>
            <w:r w:rsidR="00E96820">
              <w:rPr>
                <w:noProof/>
                <w:webHidden/>
              </w:rPr>
            </w:r>
            <w:r w:rsidR="00E96820">
              <w:rPr>
                <w:noProof/>
                <w:webHidden/>
              </w:rPr>
              <w:fldChar w:fldCharType="separate"/>
            </w:r>
            <w:r w:rsidR="007C65EA">
              <w:rPr>
                <w:noProof/>
                <w:webHidden/>
              </w:rPr>
              <w:t>5</w:t>
            </w:r>
            <w:r w:rsidR="00E96820">
              <w:rPr>
                <w:noProof/>
                <w:webHidden/>
              </w:rPr>
              <w:fldChar w:fldCharType="end"/>
            </w:r>
          </w:hyperlink>
        </w:p>
        <w:p w14:paraId="2019B579" w14:textId="4C0F7FC9" w:rsidR="00E96820" w:rsidRDefault="00922BB5">
          <w:pPr>
            <w:pStyle w:val="TOC1"/>
            <w:tabs>
              <w:tab w:val="right" w:leader="dot" w:pos="9628"/>
            </w:tabs>
            <w:rPr>
              <w:rFonts w:asciiTheme="minorHAnsi" w:eastAsiaTheme="minorEastAsia" w:hAnsiTheme="minorHAnsi"/>
              <w:noProof/>
              <w:sz w:val="22"/>
              <w:szCs w:val="22"/>
            </w:rPr>
          </w:pPr>
          <w:hyperlink w:anchor="_Toc532543989" w:history="1">
            <w:r w:rsidR="00E96820" w:rsidRPr="00890FDB">
              <w:rPr>
                <w:rStyle w:val="Hyperlink"/>
                <w:noProof/>
              </w:rPr>
              <w:t>Problemformulering.</w:t>
            </w:r>
            <w:r w:rsidR="00E96820">
              <w:rPr>
                <w:noProof/>
                <w:webHidden/>
              </w:rPr>
              <w:tab/>
            </w:r>
            <w:r w:rsidR="00E96820">
              <w:rPr>
                <w:noProof/>
                <w:webHidden/>
              </w:rPr>
              <w:fldChar w:fldCharType="begin"/>
            </w:r>
            <w:r w:rsidR="00E96820">
              <w:rPr>
                <w:noProof/>
                <w:webHidden/>
              </w:rPr>
              <w:instrText xml:space="preserve"> PAGEREF _Toc532543989 \h </w:instrText>
            </w:r>
            <w:r w:rsidR="00E96820">
              <w:rPr>
                <w:noProof/>
                <w:webHidden/>
              </w:rPr>
            </w:r>
            <w:r w:rsidR="00E96820">
              <w:rPr>
                <w:noProof/>
                <w:webHidden/>
              </w:rPr>
              <w:fldChar w:fldCharType="separate"/>
            </w:r>
            <w:r w:rsidR="007C65EA">
              <w:rPr>
                <w:noProof/>
                <w:webHidden/>
              </w:rPr>
              <w:t>5</w:t>
            </w:r>
            <w:r w:rsidR="00E96820">
              <w:rPr>
                <w:noProof/>
                <w:webHidden/>
              </w:rPr>
              <w:fldChar w:fldCharType="end"/>
            </w:r>
          </w:hyperlink>
        </w:p>
        <w:p w14:paraId="1553A98B" w14:textId="07435AED" w:rsidR="00E96820" w:rsidRDefault="00922BB5">
          <w:pPr>
            <w:pStyle w:val="TOC1"/>
            <w:tabs>
              <w:tab w:val="right" w:leader="dot" w:pos="9628"/>
            </w:tabs>
            <w:rPr>
              <w:rFonts w:asciiTheme="minorHAnsi" w:eastAsiaTheme="minorEastAsia" w:hAnsiTheme="minorHAnsi"/>
              <w:noProof/>
              <w:sz w:val="22"/>
              <w:szCs w:val="22"/>
            </w:rPr>
          </w:pPr>
          <w:hyperlink w:anchor="_Toc532543990" w:history="1">
            <w:r w:rsidR="00E96820" w:rsidRPr="00890FDB">
              <w:rPr>
                <w:rStyle w:val="Hyperlink"/>
                <w:noProof/>
              </w:rPr>
              <w:t>Første iteration</w:t>
            </w:r>
            <w:r w:rsidR="00E96820">
              <w:rPr>
                <w:noProof/>
                <w:webHidden/>
              </w:rPr>
              <w:tab/>
            </w:r>
            <w:r w:rsidR="00E96820">
              <w:rPr>
                <w:noProof/>
                <w:webHidden/>
              </w:rPr>
              <w:fldChar w:fldCharType="begin"/>
            </w:r>
            <w:r w:rsidR="00E96820">
              <w:rPr>
                <w:noProof/>
                <w:webHidden/>
              </w:rPr>
              <w:instrText xml:space="preserve"> PAGEREF _Toc532543990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459BF105" w14:textId="48E6E6D0" w:rsidR="00E96820" w:rsidRDefault="00922BB5">
          <w:pPr>
            <w:pStyle w:val="TOC2"/>
            <w:tabs>
              <w:tab w:val="right" w:leader="dot" w:pos="9628"/>
            </w:tabs>
            <w:rPr>
              <w:rFonts w:asciiTheme="minorHAnsi" w:eastAsiaTheme="minorEastAsia" w:hAnsiTheme="minorHAnsi"/>
              <w:noProof/>
              <w:sz w:val="22"/>
              <w:szCs w:val="22"/>
            </w:rPr>
          </w:pPr>
          <w:hyperlink w:anchor="_Toc532543991" w:history="1">
            <w:r w:rsidR="00E96820" w:rsidRPr="00890FDB">
              <w:rPr>
                <w:rStyle w:val="Hyperlink"/>
                <w:noProof/>
              </w:rPr>
              <w:t>Inceptionfasen</w:t>
            </w:r>
            <w:r w:rsidR="00E96820">
              <w:rPr>
                <w:noProof/>
                <w:webHidden/>
              </w:rPr>
              <w:tab/>
            </w:r>
            <w:r w:rsidR="00E96820">
              <w:rPr>
                <w:noProof/>
                <w:webHidden/>
              </w:rPr>
              <w:fldChar w:fldCharType="begin"/>
            </w:r>
            <w:r w:rsidR="00E96820">
              <w:rPr>
                <w:noProof/>
                <w:webHidden/>
              </w:rPr>
              <w:instrText xml:space="preserve"> PAGEREF _Toc532543991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0A7A1726" w14:textId="6D5E9745" w:rsidR="00E96820" w:rsidRDefault="00922BB5">
          <w:pPr>
            <w:pStyle w:val="TOC2"/>
            <w:tabs>
              <w:tab w:val="right" w:leader="dot" w:pos="9628"/>
            </w:tabs>
            <w:rPr>
              <w:rFonts w:asciiTheme="minorHAnsi" w:eastAsiaTheme="minorEastAsia" w:hAnsiTheme="minorHAnsi"/>
              <w:noProof/>
              <w:sz w:val="22"/>
              <w:szCs w:val="22"/>
            </w:rPr>
          </w:pPr>
          <w:hyperlink w:anchor="_Toc532543992" w:history="1">
            <w:r w:rsidR="00E96820" w:rsidRPr="00890FDB">
              <w:rPr>
                <w:rStyle w:val="Hyperlink"/>
                <w:noProof/>
              </w:rPr>
              <w:t>Projektetablering</w:t>
            </w:r>
            <w:r w:rsidR="00E96820">
              <w:rPr>
                <w:noProof/>
                <w:webHidden/>
              </w:rPr>
              <w:tab/>
            </w:r>
            <w:r w:rsidR="00E96820">
              <w:rPr>
                <w:noProof/>
                <w:webHidden/>
              </w:rPr>
              <w:fldChar w:fldCharType="begin"/>
            </w:r>
            <w:r w:rsidR="00E96820">
              <w:rPr>
                <w:noProof/>
                <w:webHidden/>
              </w:rPr>
              <w:instrText xml:space="preserve"> PAGEREF _Toc532543992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08D6C77A" w14:textId="3ACFB263" w:rsidR="00E96820" w:rsidRDefault="00922BB5">
          <w:pPr>
            <w:pStyle w:val="TOC2"/>
            <w:tabs>
              <w:tab w:val="right" w:leader="dot" w:pos="9628"/>
            </w:tabs>
            <w:rPr>
              <w:rFonts w:asciiTheme="minorHAnsi" w:eastAsiaTheme="minorEastAsia" w:hAnsiTheme="minorHAnsi"/>
              <w:noProof/>
              <w:sz w:val="22"/>
              <w:szCs w:val="22"/>
            </w:rPr>
          </w:pPr>
          <w:hyperlink w:anchor="_Toc532543993" w:history="1">
            <w:r w:rsidR="00E96820" w:rsidRPr="00890FDB">
              <w:rPr>
                <w:rStyle w:val="Hyperlink"/>
                <w:noProof/>
              </w:rPr>
              <w:t>Forventningsafstemning</w:t>
            </w:r>
            <w:r w:rsidR="00E96820">
              <w:rPr>
                <w:noProof/>
                <w:webHidden/>
              </w:rPr>
              <w:tab/>
            </w:r>
            <w:r w:rsidR="00E96820">
              <w:rPr>
                <w:noProof/>
                <w:webHidden/>
              </w:rPr>
              <w:fldChar w:fldCharType="begin"/>
            </w:r>
            <w:r w:rsidR="00E96820">
              <w:rPr>
                <w:noProof/>
                <w:webHidden/>
              </w:rPr>
              <w:instrText xml:space="preserve"> PAGEREF _Toc532543993 \h </w:instrText>
            </w:r>
            <w:r w:rsidR="00E96820">
              <w:rPr>
                <w:noProof/>
                <w:webHidden/>
              </w:rPr>
            </w:r>
            <w:r w:rsidR="00E96820">
              <w:rPr>
                <w:noProof/>
                <w:webHidden/>
              </w:rPr>
              <w:fldChar w:fldCharType="separate"/>
            </w:r>
            <w:r w:rsidR="007C65EA">
              <w:rPr>
                <w:noProof/>
                <w:webHidden/>
              </w:rPr>
              <w:t>8</w:t>
            </w:r>
            <w:r w:rsidR="00E96820">
              <w:rPr>
                <w:noProof/>
                <w:webHidden/>
              </w:rPr>
              <w:fldChar w:fldCharType="end"/>
            </w:r>
          </w:hyperlink>
        </w:p>
        <w:p w14:paraId="32AF4F6A" w14:textId="202097A6" w:rsidR="00E96820" w:rsidRDefault="00922BB5">
          <w:pPr>
            <w:pStyle w:val="TOC2"/>
            <w:tabs>
              <w:tab w:val="right" w:leader="dot" w:pos="9628"/>
            </w:tabs>
            <w:rPr>
              <w:rFonts w:asciiTheme="minorHAnsi" w:eastAsiaTheme="minorEastAsia" w:hAnsiTheme="minorHAnsi"/>
              <w:noProof/>
              <w:sz w:val="22"/>
              <w:szCs w:val="22"/>
            </w:rPr>
          </w:pPr>
          <w:hyperlink w:anchor="_Toc532543994" w:history="1">
            <w:r w:rsidR="00E96820" w:rsidRPr="00890FDB">
              <w:rPr>
                <w:rStyle w:val="Hyperlink"/>
                <w:noProof/>
              </w:rPr>
              <w:t>Risikoanalyse</w:t>
            </w:r>
            <w:r w:rsidR="00E96820">
              <w:rPr>
                <w:noProof/>
                <w:webHidden/>
              </w:rPr>
              <w:tab/>
            </w:r>
            <w:r w:rsidR="00E96820">
              <w:rPr>
                <w:noProof/>
                <w:webHidden/>
              </w:rPr>
              <w:fldChar w:fldCharType="begin"/>
            </w:r>
            <w:r w:rsidR="00E96820">
              <w:rPr>
                <w:noProof/>
                <w:webHidden/>
              </w:rPr>
              <w:instrText xml:space="preserve"> PAGEREF _Toc532543994 \h </w:instrText>
            </w:r>
            <w:r w:rsidR="00E96820">
              <w:rPr>
                <w:noProof/>
                <w:webHidden/>
              </w:rPr>
            </w:r>
            <w:r w:rsidR="00E96820">
              <w:rPr>
                <w:noProof/>
                <w:webHidden/>
              </w:rPr>
              <w:fldChar w:fldCharType="separate"/>
            </w:r>
            <w:r w:rsidR="007C65EA">
              <w:rPr>
                <w:noProof/>
                <w:webHidden/>
              </w:rPr>
              <w:t>10</w:t>
            </w:r>
            <w:r w:rsidR="00E96820">
              <w:rPr>
                <w:noProof/>
                <w:webHidden/>
              </w:rPr>
              <w:fldChar w:fldCharType="end"/>
            </w:r>
          </w:hyperlink>
        </w:p>
        <w:p w14:paraId="0A8662EA" w14:textId="27361509" w:rsidR="00E96820" w:rsidRDefault="00922BB5">
          <w:pPr>
            <w:pStyle w:val="TOC2"/>
            <w:tabs>
              <w:tab w:val="right" w:leader="dot" w:pos="9628"/>
            </w:tabs>
            <w:rPr>
              <w:rFonts w:asciiTheme="minorHAnsi" w:eastAsiaTheme="minorEastAsia" w:hAnsiTheme="minorHAnsi"/>
              <w:noProof/>
              <w:sz w:val="22"/>
              <w:szCs w:val="22"/>
            </w:rPr>
          </w:pPr>
          <w:hyperlink w:anchor="_Toc532543995" w:history="1">
            <w:r w:rsidR="00E96820" w:rsidRPr="00890FDB">
              <w:rPr>
                <w:rStyle w:val="Hyperlink"/>
                <w:noProof/>
              </w:rPr>
              <w:t>Vision og Vision Statement for CC Byg.</w:t>
            </w:r>
            <w:r w:rsidR="00E96820">
              <w:rPr>
                <w:noProof/>
                <w:webHidden/>
              </w:rPr>
              <w:tab/>
            </w:r>
            <w:r w:rsidR="00E96820">
              <w:rPr>
                <w:noProof/>
                <w:webHidden/>
              </w:rPr>
              <w:fldChar w:fldCharType="begin"/>
            </w:r>
            <w:r w:rsidR="00E96820">
              <w:rPr>
                <w:noProof/>
                <w:webHidden/>
              </w:rPr>
              <w:instrText xml:space="preserve"> PAGEREF _Toc532543995 \h </w:instrText>
            </w:r>
            <w:r w:rsidR="00E96820">
              <w:rPr>
                <w:noProof/>
                <w:webHidden/>
              </w:rPr>
            </w:r>
            <w:r w:rsidR="00E96820">
              <w:rPr>
                <w:noProof/>
                <w:webHidden/>
              </w:rPr>
              <w:fldChar w:fldCharType="separate"/>
            </w:r>
            <w:r w:rsidR="007C65EA">
              <w:rPr>
                <w:noProof/>
                <w:webHidden/>
              </w:rPr>
              <w:t>12</w:t>
            </w:r>
            <w:r w:rsidR="00E96820">
              <w:rPr>
                <w:noProof/>
                <w:webHidden/>
              </w:rPr>
              <w:fldChar w:fldCharType="end"/>
            </w:r>
          </w:hyperlink>
        </w:p>
        <w:p w14:paraId="608D5078" w14:textId="507CAFA3" w:rsidR="00E96820" w:rsidRDefault="00922BB5">
          <w:pPr>
            <w:pStyle w:val="TOC2"/>
            <w:tabs>
              <w:tab w:val="right" w:leader="dot" w:pos="9628"/>
            </w:tabs>
            <w:rPr>
              <w:rFonts w:asciiTheme="minorHAnsi" w:eastAsiaTheme="minorEastAsia" w:hAnsiTheme="minorHAnsi"/>
              <w:noProof/>
              <w:sz w:val="22"/>
              <w:szCs w:val="22"/>
            </w:rPr>
          </w:pPr>
          <w:hyperlink w:anchor="_Toc532543996" w:history="1">
            <w:r w:rsidR="00E96820" w:rsidRPr="00890FDB">
              <w:rPr>
                <w:rStyle w:val="Hyperlink"/>
                <w:noProof/>
              </w:rPr>
              <w:t>Product position statement</w:t>
            </w:r>
            <w:r w:rsidR="00E96820">
              <w:rPr>
                <w:noProof/>
                <w:webHidden/>
              </w:rPr>
              <w:tab/>
            </w:r>
            <w:r w:rsidR="00E96820">
              <w:rPr>
                <w:noProof/>
                <w:webHidden/>
              </w:rPr>
              <w:fldChar w:fldCharType="begin"/>
            </w:r>
            <w:r w:rsidR="00E96820">
              <w:rPr>
                <w:noProof/>
                <w:webHidden/>
              </w:rPr>
              <w:instrText xml:space="preserve"> PAGEREF _Toc532543996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285504E8" w14:textId="118EB61F" w:rsidR="00E96820" w:rsidRDefault="00922BB5">
          <w:pPr>
            <w:pStyle w:val="TOC3"/>
            <w:tabs>
              <w:tab w:val="right" w:leader="dot" w:pos="9628"/>
            </w:tabs>
            <w:rPr>
              <w:rFonts w:asciiTheme="minorHAnsi" w:eastAsiaTheme="minorEastAsia" w:hAnsiTheme="minorHAnsi"/>
              <w:noProof/>
              <w:sz w:val="22"/>
              <w:szCs w:val="22"/>
            </w:rPr>
          </w:pPr>
          <w:hyperlink w:anchor="_Toc532543997"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_Toc532543997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60A9EEAD" w14:textId="54524A78" w:rsidR="00E96820" w:rsidRDefault="00922BB5">
          <w:pPr>
            <w:pStyle w:val="TOC3"/>
            <w:tabs>
              <w:tab w:val="right" w:leader="dot" w:pos="9628"/>
            </w:tabs>
            <w:rPr>
              <w:rFonts w:asciiTheme="minorHAnsi" w:eastAsiaTheme="minorEastAsia" w:hAnsiTheme="minorHAnsi"/>
              <w:noProof/>
              <w:sz w:val="22"/>
              <w:szCs w:val="22"/>
            </w:rPr>
          </w:pPr>
          <w:hyperlink w:anchor="_Toc532543998" w:history="1">
            <w:r w:rsidR="00E96820" w:rsidRPr="00890FDB">
              <w:rPr>
                <w:rStyle w:val="Hyperlink"/>
                <w:noProof/>
              </w:rPr>
              <w:t>Interessentbeskrivelse</w:t>
            </w:r>
            <w:r w:rsidR="00E96820">
              <w:rPr>
                <w:noProof/>
                <w:webHidden/>
              </w:rPr>
              <w:tab/>
            </w:r>
            <w:r w:rsidR="00E96820">
              <w:rPr>
                <w:noProof/>
                <w:webHidden/>
              </w:rPr>
              <w:fldChar w:fldCharType="begin"/>
            </w:r>
            <w:r w:rsidR="00E96820">
              <w:rPr>
                <w:noProof/>
                <w:webHidden/>
              </w:rPr>
              <w:instrText xml:space="preserve"> PAGEREF _Toc532543998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72365E1A" w14:textId="5672E7ED" w:rsidR="00E96820" w:rsidRDefault="00922BB5">
          <w:pPr>
            <w:pStyle w:val="TOC3"/>
            <w:tabs>
              <w:tab w:val="right" w:leader="dot" w:pos="9628"/>
            </w:tabs>
            <w:rPr>
              <w:rFonts w:asciiTheme="minorHAnsi" w:eastAsiaTheme="minorEastAsia" w:hAnsiTheme="minorHAnsi"/>
              <w:noProof/>
              <w:sz w:val="22"/>
              <w:szCs w:val="22"/>
            </w:rPr>
          </w:pPr>
          <w:hyperlink w:anchor="_Toc532543999" w:history="1">
            <w:r w:rsidR="00E96820" w:rsidRPr="00890FDB">
              <w:rPr>
                <w:rStyle w:val="Hyperlink"/>
                <w:noProof/>
              </w:rPr>
              <w:t>Brugermiljø</w:t>
            </w:r>
            <w:r w:rsidR="00E96820">
              <w:rPr>
                <w:noProof/>
                <w:webHidden/>
              </w:rPr>
              <w:tab/>
            </w:r>
            <w:r w:rsidR="00E96820">
              <w:rPr>
                <w:noProof/>
                <w:webHidden/>
              </w:rPr>
              <w:fldChar w:fldCharType="begin"/>
            </w:r>
            <w:r w:rsidR="00E96820">
              <w:rPr>
                <w:noProof/>
                <w:webHidden/>
              </w:rPr>
              <w:instrText xml:space="preserve"> PAGEREF _Toc532543999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2AC503EE" w14:textId="6874BCAB" w:rsidR="00E96820" w:rsidRDefault="00922BB5">
          <w:pPr>
            <w:pStyle w:val="TOC3"/>
            <w:tabs>
              <w:tab w:val="right" w:leader="dot" w:pos="9628"/>
            </w:tabs>
            <w:rPr>
              <w:rFonts w:asciiTheme="minorHAnsi" w:eastAsiaTheme="minorEastAsia" w:hAnsiTheme="minorHAnsi"/>
              <w:noProof/>
              <w:sz w:val="22"/>
              <w:szCs w:val="22"/>
            </w:rPr>
          </w:pPr>
          <w:hyperlink w:anchor="_Toc532544000" w:history="1">
            <w:r w:rsidR="00E96820" w:rsidRPr="00890FDB">
              <w:rPr>
                <w:rStyle w:val="Hyperlink"/>
                <w:noProof/>
              </w:rPr>
              <w:t>Produktoversigt – krav og behov:</w:t>
            </w:r>
            <w:r w:rsidR="00E96820">
              <w:rPr>
                <w:noProof/>
                <w:webHidden/>
              </w:rPr>
              <w:tab/>
            </w:r>
            <w:r w:rsidR="00E96820">
              <w:rPr>
                <w:noProof/>
                <w:webHidden/>
              </w:rPr>
              <w:fldChar w:fldCharType="begin"/>
            </w:r>
            <w:r w:rsidR="00E96820">
              <w:rPr>
                <w:noProof/>
                <w:webHidden/>
              </w:rPr>
              <w:instrText xml:space="preserve"> PAGEREF _Toc532544000 \h </w:instrText>
            </w:r>
            <w:r w:rsidR="00E96820">
              <w:rPr>
                <w:noProof/>
                <w:webHidden/>
              </w:rPr>
            </w:r>
            <w:r w:rsidR="00E96820">
              <w:rPr>
                <w:noProof/>
                <w:webHidden/>
              </w:rPr>
              <w:fldChar w:fldCharType="separate"/>
            </w:r>
            <w:r w:rsidR="007C65EA">
              <w:rPr>
                <w:noProof/>
                <w:webHidden/>
              </w:rPr>
              <w:t>15</w:t>
            </w:r>
            <w:r w:rsidR="00E96820">
              <w:rPr>
                <w:noProof/>
                <w:webHidden/>
              </w:rPr>
              <w:fldChar w:fldCharType="end"/>
            </w:r>
          </w:hyperlink>
        </w:p>
        <w:p w14:paraId="63349E4C" w14:textId="4B94ECC7" w:rsidR="00E96820" w:rsidRDefault="00922BB5">
          <w:pPr>
            <w:pStyle w:val="TOC2"/>
            <w:tabs>
              <w:tab w:val="right" w:leader="dot" w:pos="9628"/>
            </w:tabs>
            <w:rPr>
              <w:rFonts w:asciiTheme="minorHAnsi" w:eastAsiaTheme="minorEastAsia" w:hAnsiTheme="minorHAnsi"/>
              <w:noProof/>
              <w:sz w:val="22"/>
              <w:szCs w:val="22"/>
            </w:rPr>
          </w:pPr>
          <w:hyperlink w:anchor="_Toc532544001" w:history="1">
            <w:r w:rsidR="00E96820" w:rsidRPr="00890FDB">
              <w:rPr>
                <w:rStyle w:val="Hyperlink"/>
                <w:noProof/>
              </w:rPr>
              <w:t>Kravspecifikation:</w:t>
            </w:r>
            <w:r w:rsidR="00E96820">
              <w:rPr>
                <w:noProof/>
                <w:webHidden/>
              </w:rPr>
              <w:tab/>
            </w:r>
            <w:r w:rsidR="00E96820">
              <w:rPr>
                <w:noProof/>
                <w:webHidden/>
              </w:rPr>
              <w:fldChar w:fldCharType="begin"/>
            </w:r>
            <w:r w:rsidR="00E96820">
              <w:rPr>
                <w:noProof/>
                <w:webHidden/>
              </w:rPr>
              <w:instrText xml:space="preserve"> PAGEREF _Toc532544001 \h </w:instrText>
            </w:r>
            <w:r w:rsidR="00E96820">
              <w:rPr>
                <w:noProof/>
                <w:webHidden/>
              </w:rPr>
            </w:r>
            <w:r w:rsidR="00E96820">
              <w:rPr>
                <w:noProof/>
                <w:webHidden/>
              </w:rPr>
              <w:fldChar w:fldCharType="separate"/>
            </w:r>
            <w:r w:rsidR="007C65EA">
              <w:rPr>
                <w:noProof/>
                <w:webHidden/>
              </w:rPr>
              <w:t>15</w:t>
            </w:r>
            <w:r w:rsidR="00E96820">
              <w:rPr>
                <w:noProof/>
                <w:webHidden/>
              </w:rPr>
              <w:fldChar w:fldCharType="end"/>
            </w:r>
          </w:hyperlink>
        </w:p>
        <w:p w14:paraId="74A9A578" w14:textId="01A32746" w:rsidR="00E96820" w:rsidRDefault="00922BB5">
          <w:pPr>
            <w:pStyle w:val="TOC1"/>
            <w:tabs>
              <w:tab w:val="right" w:leader="dot" w:pos="9628"/>
            </w:tabs>
            <w:rPr>
              <w:rFonts w:asciiTheme="minorHAnsi" w:eastAsiaTheme="minorEastAsia" w:hAnsiTheme="minorHAnsi"/>
              <w:noProof/>
              <w:sz w:val="22"/>
              <w:szCs w:val="22"/>
            </w:rPr>
          </w:pPr>
          <w:hyperlink w:anchor="_Toc532544002" w:history="1">
            <w:r w:rsidR="00E96820" w:rsidRPr="00890FDB">
              <w:rPr>
                <w:rStyle w:val="Hyperlink"/>
                <w:noProof/>
              </w:rPr>
              <w:t>Forretningsanalyse</w:t>
            </w:r>
            <w:r w:rsidR="00E96820">
              <w:rPr>
                <w:noProof/>
                <w:webHidden/>
              </w:rPr>
              <w:tab/>
            </w:r>
            <w:r w:rsidR="00E96820">
              <w:rPr>
                <w:noProof/>
                <w:webHidden/>
              </w:rPr>
              <w:fldChar w:fldCharType="begin"/>
            </w:r>
            <w:r w:rsidR="00E96820">
              <w:rPr>
                <w:noProof/>
                <w:webHidden/>
              </w:rPr>
              <w:instrText xml:space="preserve"> PAGEREF _Toc532544002 \h </w:instrText>
            </w:r>
            <w:r w:rsidR="00E96820">
              <w:rPr>
                <w:noProof/>
                <w:webHidden/>
              </w:rPr>
            </w:r>
            <w:r w:rsidR="00E96820">
              <w:rPr>
                <w:noProof/>
                <w:webHidden/>
              </w:rPr>
              <w:fldChar w:fldCharType="separate"/>
            </w:r>
            <w:r w:rsidR="007C65EA">
              <w:rPr>
                <w:noProof/>
                <w:webHidden/>
              </w:rPr>
              <w:t>17</w:t>
            </w:r>
            <w:r w:rsidR="00E96820">
              <w:rPr>
                <w:noProof/>
                <w:webHidden/>
              </w:rPr>
              <w:fldChar w:fldCharType="end"/>
            </w:r>
          </w:hyperlink>
        </w:p>
        <w:p w14:paraId="2B3DE0F6" w14:textId="35EF6908" w:rsidR="00E96820" w:rsidRDefault="00922BB5">
          <w:pPr>
            <w:pStyle w:val="TOC2"/>
            <w:tabs>
              <w:tab w:val="right" w:leader="dot" w:pos="9628"/>
            </w:tabs>
            <w:rPr>
              <w:rFonts w:asciiTheme="minorHAnsi" w:eastAsiaTheme="minorEastAsia" w:hAnsiTheme="minorHAnsi"/>
              <w:noProof/>
              <w:sz w:val="22"/>
              <w:szCs w:val="22"/>
            </w:rPr>
          </w:pPr>
          <w:hyperlink w:anchor="_Toc532544003" w:history="1">
            <w:r w:rsidR="00E96820" w:rsidRPr="00890FDB">
              <w:rPr>
                <w:rStyle w:val="Hyperlink"/>
                <w:noProof/>
              </w:rPr>
              <w:t>SWOT</w:t>
            </w:r>
            <w:r w:rsidR="00E96820">
              <w:rPr>
                <w:noProof/>
                <w:webHidden/>
              </w:rPr>
              <w:tab/>
            </w:r>
            <w:r w:rsidR="00E96820">
              <w:rPr>
                <w:noProof/>
                <w:webHidden/>
              </w:rPr>
              <w:fldChar w:fldCharType="begin"/>
            </w:r>
            <w:r w:rsidR="00E96820">
              <w:rPr>
                <w:noProof/>
                <w:webHidden/>
              </w:rPr>
              <w:instrText xml:space="preserve"> PAGEREF _Toc532544003 \h </w:instrText>
            </w:r>
            <w:r w:rsidR="00E96820">
              <w:rPr>
                <w:noProof/>
                <w:webHidden/>
              </w:rPr>
            </w:r>
            <w:r w:rsidR="00E96820">
              <w:rPr>
                <w:noProof/>
                <w:webHidden/>
              </w:rPr>
              <w:fldChar w:fldCharType="separate"/>
            </w:r>
            <w:r w:rsidR="007C65EA">
              <w:rPr>
                <w:noProof/>
                <w:webHidden/>
              </w:rPr>
              <w:t>18</w:t>
            </w:r>
            <w:r w:rsidR="00E96820">
              <w:rPr>
                <w:noProof/>
                <w:webHidden/>
              </w:rPr>
              <w:fldChar w:fldCharType="end"/>
            </w:r>
          </w:hyperlink>
        </w:p>
        <w:p w14:paraId="7FEBF449" w14:textId="3FDB24AA" w:rsidR="00E96820" w:rsidRDefault="00922BB5">
          <w:pPr>
            <w:pStyle w:val="TOC2"/>
            <w:tabs>
              <w:tab w:val="right" w:leader="dot" w:pos="9628"/>
            </w:tabs>
            <w:rPr>
              <w:rFonts w:asciiTheme="minorHAnsi" w:eastAsiaTheme="minorEastAsia" w:hAnsiTheme="minorHAnsi"/>
              <w:noProof/>
              <w:sz w:val="22"/>
              <w:szCs w:val="22"/>
            </w:rPr>
          </w:pPr>
          <w:hyperlink w:anchor="_Toc532544004" w:history="1">
            <w:r w:rsidR="00E96820" w:rsidRPr="00890FDB">
              <w:rPr>
                <w:rStyle w:val="Hyperlink"/>
                <w:noProof/>
              </w:rPr>
              <w:t>Porters Five Forces</w:t>
            </w:r>
            <w:r w:rsidR="00E96820">
              <w:rPr>
                <w:noProof/>
                <w:webHidden/>
              </w:rPr>
              <w:tab/>
            </w:r>
            <w:r w:rsidR="00E96820">
              <w:rPr>
                <w:noProof/>
                <w:webHidden/>
              </w:rPr>
              <w:fldChar w:fldCharType="begin"/>
            </w:r>
            <w:r w:rsidR="00E96820">
              <w:rPr>
                <w:noProof/>
                <w:webHidden/>
              </w:rPr>
              <w:instrText xml:space="preserve"> PAGEREF _Toc532544004 \h </w:instrText>
            </w:r>
            <w:r w:rsidR="00E96820">
              <w:rPr>
                <w:noProof/>
                <w:webHidden/>
              </w:rPr>
            </w:r>
            <w:r w:rsidR="00E96820">
              <w:rPr>
                <w:noProof/>
                <w:webHidden/>
              </w:rPr>
              <w:fldChar w:fldCharType="separate"/>
            </w:r>
            <w:r w:rsidR="007C65EA">
              <w:rPr>
                <w:noProof/>
                <w:webHidden/>
              </w:rPr>
              <w:t>20</w:t>
            </w:r>
            <w:r w:rsidR="00E96820">
              <w:rPr>
                <w:noProof/>
                <w:webHidden/>
              </w:rPr>
              <w:fldChar w:fldCharType="end"/>
            </w:r>
          </w:hyperlink>
        </w:p>
        <w:p w14:paraId="1A079A32" w14:textId="30CEF4E3" w:rsidR="00E96820" w:rsidRDefault="00922BB5">
          <w:pPr>
            <w:pStyle w:val="TOC1"/>
            <w:tabs>
              <w:tab w:val="right" w:leader="dot" w:pos="9628"/>
            </w:tabs>
            <w:rPr>
              <w:rFonts w:asciiTheme="minorHAnsi" w:eastAsiaTheme="minorEastAsia" w:hAnsiTheme="minorHAnsi"/>
              <w:noProof/>
              <w:sz w:val="22"/>
              <w:szCs w:val="22"/>
            </w:rPr>
          </w:pPr>
          <w:hyperlink w:anchor="_Toc532544005" w:history="1">
            <w:r w:rsidR="00E96820" w:rsidRPr="00890FDB">
              <w:rPr>
                <w:rStyle w:val="Hyperlink"/>
                <w:noProof/>
              </w:rPr>
              <w:t>Product Backlog</w:t>
            </w:r>
            <w:r w:rsidR="00E96820">
              <w:rPr>
                <w:noProof/>
                <w:webHidden/>
              </w:rPr>
              <w:tab/>
            </w:r>
            <w:r w:rsidR="00E96820">
              <w:rPr>
                <w:noProof/>
                <w:webHidden/>
              </w:rPr>
              <w:fldChar w:fldCharType="begin"/>
            </w:r>
            <w:r w:rsidR="00E96820">
              <w:rPr>
                <w:noProof/>
                <w:webHidden/>
              </w:rPr>
              <w:instrText xml:space="preserve"> PAGEREF _Toc532544005 \h </w:instrText>
            </w:r>
            <w:r w:rsidR="00E96820">
              <w:rPr>
                <w:noProof/>
                <w:webHidden/>
              </w:rPr>
            </w:r>
            <w:r w:rsidR="00E96820">
              <w:rPr>
                <w:noProof/>
                <w:webHidden/>
              </w:rPr>
              <w:fldChar w:fldCharType="separate"/>
            </w:r>
            <w:r w:rsidR="007C65EA">
              <w:rPr>
                <w:noProof/>
                <w:webHidden/>
              </w:rPr>
              <w:t>22</w:t>
            </w:r>
            <w:r w:rsidR="00E96820">
              <w:rPr>
                <w:noProof/>
                <w:webHidden/>
              </w:rPr>
              <w:fldChar w:fldCharType="end"/>
            </w:r>
          </w:hyperlink>
        </w:p>
        <w:p w14:paraId="30B32570" w14:textId="45A6BA53" w:rsidR="00E96820" w:rsidRDefault="00922BB5">
          <w:pPr>
            <w:pStyle w:val="TOC1"/>
            <w:tabs>
              <w:tab w:val="right" w:leader="dot" w:pos="9628"/>
            </w:tabs>
            <w:rPr>
              <w:rFonts w:asciiTheme="minorHAnsi" w:eastAsiaTheme="minorEastAsia" w:hAnsiTheme="minorHAnsi"/>
              <w:noProof/>
              <w:sz w:val="22"/>
              <w:szCs w:val="22"/>
            </w:rPr>
          </w:pPr>
          <w:hyperlink w:anchor="_Toc532544006" w:history="1">
            <w:r w:rsidR="00E96820" w:rsidRPr="00890FDB">
              <w:rPr>
                <w:rStyle w:val="Hyperlink"/>
                <w:noProof/>
              </w:rPr>
              <w:t>Prototype</w:t>
            </w:r>
            <w:r w:rsidR="00E96820">
              <w:rPr>
                <w:noProof/>
                <w:webHidden/>
              </w:rPr>
              <w:tab/>
            </w:r>
            <w:r w:rsidR="00E96820">
              <w:rPr>
                <w:noProof/>
                <w:webHidden/>
              </w:rPr>
              <w:fldChar w:fldCharType="begin"/>
            </w:r>
            <w:r w:rsidR="00E96820">
              <w:rPr>
                <w:noProof/>
                <w:webHidden/>
              </w:rPr>
              <w:instrText xml:space="preserve"> PAGEREF _Toc532544006 \h </w:instrText>
            </w:r>
            <w:r w:rsidR="00E96820">
              <w:rPr>
                <w:noProof/>
                <w:webHidden/>
              </w:rPr>
            </w:r>
            <w:r w:rsidR="00E96820">
              <w:rPr>
                <w:noProof/>
                <w:webHidden/>
              </w:rPr>
              <w:fldChar w:fldCharType="separate"/>
            </w:r>
            <w:r w:rsidR="007C65EA">
              <w:rPr>
                <w:noProof/>
                <w:webHidden/>
              </w:rPr>
              <w:t>28</w:t>
            </w:r>
            <w:r w:rsidR="00E96820">
              <w:rPr>
                <w:noProof/>
                <w:webHidden/>
              </w:rPr>
              <w:fldChar w:fldCharType="end"/>
            </w:r>
          </w:hyperlink>
        </w:p>
        <w:p w14:paraId="63B01925" w14:textId="116B715B" w:rsidR="00E96820" w:rsidRDefault="00922BB5">
          <w:pPr>
            <w:pStyle w:val="TOC2"/>
            <w:tabs>
              <w:tab w:val="right" w:leader="dot" w:pos="9628"/>
            </w:tabs>
            <w:rPr>
              <w:rFonts w:asciiTheme="minorHAnsi" w:eastAsiaTheme="minorEastAsia" w:hAnsiTheme="minorHAnsi"/>
              <w:noProof/>
              <w:sz w:val="22"/>
              <w:szCs w:val="22"/>
            </w:rPr>
          </w:pPr>
          <w:hyperlink w:anchor="_Toc532544007" w:history="1">
            <w:r w:rsidR="00E96820" w:rsidRPr="00890FDB">
              <w:rPr>
                <w:rStyle w:val="Hyperlink"/>
                <w:noProof/>
              </w:rPr>
              <w:t>Mindmap</w:t>
            </w:r>
            <w:r w:rsidR="00E96820">
              <w:rPr>
                <w:noProof/>
                <w:webHidden/>
              </w:rPr>
              <w:tab/>
            </w:r>
            <w:r w:rsidR="00E96820">
              <w:rPr>
                <w:noProof/>
                <w:webHidden/>
              </w:rPr>
              <w:fldChar w:fldCharType="begin"/>
            </w:r>
            <w:r w:rsidR="00E96820">
              <w:rPr>
                <w:noProof/>
                <w:webHidden/>
              </w:rPr>
              <w:instrText xml:space="preserve"> PAGEREF _Toc532544007 \h </w:instrText>
            </w:r>
            <w:r w:rsidR="00E96820">
              <w:rPr>
                <w:noProof/>
                <w:webHidden/>
              </w:rPr>
            </w:r>
            <w:r w:rsidR="00E96820">
              <w:rPr>
                <w:noProof/>
                <w:webHidden/>
              </w:rPr>
              <w:fldChar w:fldCharType="separate"/>
            </w:r>
            <w:r w:rsidR="007C65EA">
              <w:rPr>
                <w:noProof/>
                <w:webHidden/>
              </w:rPr>
              <w:t>29</w:t>
            </w:r>
            <w:r w:rsidR="00E96820">
              <w:rPr>
                <w:noProof/>
                <w:webHidden/>
              </w:rPr>
              <w:fldChar w:fldCharType="end"/>
            </w:r>
          </w:hyperlink>
        </w:p>
        <w:p w14:paraId="75C18A03" w14:textId="7181EFA3" w:rsidR="00E96820" w:rsidRDefault="00922BB5">
          <w:pPr>
            <w:pStyle w:val="TOC2"/>
            <w:tabs>
              <w:tab w:val="right" w:leader="dot" w:pos="9628"/>
            </w:tabs>
            <w:rPr>
              <w:rFonts w:asciiTheme="minorHAnsi" w:eastAsiaTheme="minorEastAsia" w:hAnsiTheme="minorHAnsi"/>
              <w:noProof/>
              <w:sz w:val="22"/>
              <w:szCs w:val="22"/>
            </w:rPr>
          </w:pPr>
          <w:hyperlink w:anchor="_Toc532544008" w:history="1">
            <w:r w:rsidR="00E96820" w:rsidRPr="00890FDB">
              <w:rPr>
                <w:rStyle w:val="Hyperlink"/>
                <w:noProof/>
              </w:rPr>
              <w:t>Projektplan</w:t>
            </w:r>
            <w:r w:rsidR="00E96820">
              <w:rPr>
                <w:noProof/>
                <w:webHidden/>
              </w:rPr>
              <w:tab/>
            </w:r>
            <w:r w:rsidR="00E96820">
              <w:rPr>
                <w:noProof/>
                <w:webHidden/>
              </w:rPr>
              <w:fldChar w:fldCharType="begin"/>
            </w:r>
            <w:r w:rsidR="00E96820">
              <w:rPr>
                <w:noProof/>
                <w:webHidden/>
              </w:rPr>
              <w:instrText xml:space="preserve"> PAGEREF _Toc532544008 \h </w:instrText>
            </w:r>
            <w:r w:rsidR="00E96820">
              <w:rPr>
                <w:noProof/>
                <w:webHidden/>
              </w:rPr>
            </w:r>
            <w:r w:rsidR="00E96820">
              <w:rPr>
                <w:noProof/>
                <w:webHidden/>
              </w:rPr>
              <w:fldChar w:fldCharType="separate"/>
            </w:r>
            <w:r w:rsidR="007C65EA">
              <w:rPr>
                <w:noProof/>
                <w:webHidden/>
              </w:rPr>
              <w:t>30</w:t>
            </w:r>
            <w:r w:rsidR="00E96820">
              <w:rPr>
                <w:noProof/>
                <w:webHidden/>
              </w:rPr>
              <w:fldChar w:fldCharType="end"/>
            </w:r>
          </w:hyperlink>
        </w:p>
        <w:p w14:paraId="1CD892AC" w14:textId="728D1EC4" w:rsidR="00E96820" w:rsidRDefault="00922BB5">
          <w:pPr>
            <w:pStyle w:val="TOC2"/>
            <w:tabs>
              <w:tab w:val="right" w:leader="dot" w:pos="9628"/>
            </w:tabs>
            <w:rPr>
              <w:rFonts w:asciiTheme="minorHAnsi" w:eastAsiaTheme="minorEastAsia" w:hAnsiTheme="minorHAnsi"/>
              <w:noProof/>
              <w:sz w:val="22"/>
              <w:szCs w:val="22"/>
            </w:rPr>
          </w:pPr>
          <w:hyperlink w:anchor="_Toc532544009" w:history="1">
            <w:r w:rsidR="00E96820" w:rsidRPr="00890FDB">
              <w:rPr>
                <w:rStyle w:val="Hyperlink"/>
                <w:noProof/>
              </w:rPr>
              <w:t>Business Case</w:t>
            </w:r>
            <w:r w:rsidR="00E96820">
              <w:rPr>
                <w:noProof/>
                <w:webHidden/>
              </w:rPr>
              <w:tab/>
            </w:r>
            <w:r w:rsidR="00E96820">
              <w:rPr>
                <w:noProof/>
                <w:webHidden/>
              </w:rPr>
              <w:fldChar w:fldCharType="begin"/>
            </w:r>
            <w:r w:rsidR="00E96820">
              <w:rPr>
                <w:noProof/>
                <w:webHidden/>
              </w:rPr>
              <w:instrText xml:space="preserve"> PAGEREF _Toc532544009 \h </w:instrText>
            </w:r>
            <w:r w:rsidR="00E96820">
              <w:rPr>
                <w:noProof/>
                <w:webHidden/>
              </w:rPr>
            </w:r>
            <w:r w:rsidR="00E96820">
              <w:rPr>
                <w:noProof/>
                <w:webHidden/>
              </w:rPr>
              <w:fldChar w:fldCharType="separate"/>
            </w:r>
            <w:r w:rsidR="007C65EA">
              <w:rPr>
                <w:noProof/>
                <w:webHidden/>
              </w:rPr>
              <w:t>33</w:t>
            </w:r>
            <w:r w:rsidR="00E96820">
              <w:rPr>
                <w:noProof/>
                <w:webHidden/>
              </w:rPr>
              <w:fldChar w:fldCharType="end"/>
            </w:r>
          </w:hyperlink>
        </w:p>
        <w:p w14:paraId="3B7F9472" w14:textId="53AE20CE" w:rsidR="00E96820" w:rsidRDefault="00922BB5">
          <w:pPr>
            <w:pStyle w:val="TOC1"/>
            <w:tabs>
              <w:tab w:val="right" w:leader="dot" w:pos="9628"/>
            </w:tabs>
            <w:rPr>
              <w:rFonts w:asciiTheme="minorHAnsi" w:eastAsiaTheme="minorEastAsia" w:hAnsiTheme="minorHAnsi"/>
              <w:noProof/>
              <w:sz w:val="22"/>
              <w:szCs w:val="22"/>
            </w:rPr>
          </w:pPr>
          <w:hyperlink w:anchor="_Toc532544010" w:history="1">
            <w:r w:rsidR="00E96820" w:rsidRPr="00890FDB">
              <w:rPr>
                <w:rStyle w:val="Hyperlink"/>
                <w:noProof/>
              </w:rPr>
              <w:t>TESTPLAN</w:t>
            </w:r>
            <w:r w:rsidR="00E96820">
              <w:rPr>
                <w:noProof/>
                <w:webHidden/>
              </w:rPr>
              <w:tab/>
            </w:r>
            <w:r w:rsidR="00E96820">
              <w:rPr>
                <w:noProof/>
                <w:webHidden/>
              </w:rPr>
              <w:fldChar w:fldCharType="begin"/>
            </w:r>
            <w:r w:rsidR="00E96820">
              <w:rPr>
                <w:noProof/>
                <w:webHidden/>
              </w:rPr>
              <w:instrText xml:space="preserve"> PAGEREF _Toc532544010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286EA997" w14:textId="04C4F3B4" w:rsidR="00E96820" w:rsidRDefault="00922BB5">
          <w:pPr>
            <w:pStyle w:val="TOC2"/>
            <w:tabs>
              <w:tab w:val="right" w:leader="dot" w:pos="9628"/>
            </w:tabs>
            <w:rPr>
              <w:rFonts w:asciiTheme="minorHAnsi" w:eastAsiaTheme="minorEastAsia" w:hAnsiTheme="minorHAnsi"/>
              <w:noProof/>
              <w:sz w:val="22"/>
              <w:szCs w:val="22"/>
            </w:rPr>
          </w:pPr>
          <w:hyperlink w:anchor="_Toc532544011" w:history="1">
            <w:r w:rsidR="00E96820" w:rsidRPr="00890FDB">
              <w:rPr>
                <w:rStyle w:val="Hyperlink"/>
                <w:noProof/>
              </w:rPr>
              <w:t>1.0. Indledning.</w:t>
            </w:r>
            <w:r w:rsidR="00E96820">
              <w:rPr>
                <w:noProof/>
                <w:webHidden/>
              </w:rPr>
              <w:tab/>
            </w:r>
            <w:r w:rsidR="00E96820">
              <w:rPr>
                <w:noProof/>
                <w:webHidden/>
              </w:rPr>
              <w:fldChar w:fldCharType="begin"/>
            </w:r>
            <w:r w:rsidR="00E96820">
              <w:rPr>
                <w:noProof/>
                <w:webHidden/>
              </w:rPr>
              <w:instrText xml:space="preserve"> PAGEREF _Toc532544011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386CC6F8" w14:textId="25EAA524" w:rsidR="00E96820" w:rsidRDefault="00922BB5">
          <w:pPr>
            <w:pStyle w:val="TOC2"/>
            <w:tabs>
              <w:tab w:val="left" w:pos="880"/>
              <w:tab w:val="right" w:leader="dot" w:pos="9628"/>
            </w:tabs>
            <w:rPr>
              <w:rFonts w:asciiTheme="minorHAnsi" w:eastAsiaTheme="minorEastAsia" w:hAnsiTheme="minorHAnsi"/>
              <w:noProof/>
              <w:sz w:val="22"/>
              <w:szCs w:val="22"/>
            </w:rPr>
          </w:pPr>
          <w:hyperlink w:anchor="_Toc532544012" w:history="1">
            <w:r w:rsidR="00E96820" w:rsidRPr="00890FDB">
              <w:rPr>
                <w:rStyle w:val="Hyperlink"/>
                <w:noProof/>
              </w:rPr>
              <w:t>1.1.</w:t>
            </w:r>
            <w:r w:rsidR="00E96820">
              <w:rPr>
                <w:rFonts w:asciiTheme="minorHAnsi" w:eastAsiaTheme="minorEastAsia" w:hAnsiTheme="minorHAnsi"/>
                <w:noProof/>
                <w:sz w:val="22"/>
                <w:szCs w:val="22"/>
              </w:rPr>
              <w:tab/>
            </w:r>
            <w:r w:rsidR="00E96820" w:rsidRPr="00890FDB">
              <w:rPr>
                <w:rStyle w:val="Hyperlink"/>
                <w:noProof/>
              </w:rPr>
              <w:t>Formål.</w:t>
            </w:r>
            <w:r w:rsidR="00E96820">
              <w:rPr>
                <w:noProof/>
                <w:webHidden/>
              </w:rPr>
              <w:tab/>
            </w:r>
            <w:r w:rsidR="00E96820">
              <w:rPr>
                <w:noProof/>
                <w:webHidden/>
              </w:rPr>
              <w:fldChar w:fldCharType="begin"/>
            </w:r>
            <w:r w:rsidR="00E96820">
              <w:rPr>
                <w:noProof/>
                <w:webHidden/>
              </w:rPr>
              <w:instrText xml:space="preserve"> PAGEREF _Toc532544012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4019EC04" w14:textId="00139B1B" w:rsidR="00E96820" w:rsidRDefault="00922BB5">
          <w:pPr>
            <w:pStyle w:val="TOC2"/>
            <w:tabs>
              <w:tab w:val="right" w:leader="dot" w:pos="9628"/>
            </w:tabs>
            <w:rPr>
              <w:rFonts w:asciiTheme="minorHAnsi" w:eastAsiaTheme="minorEastAsia" w:hAnsiTheme="minorHAnsi"/>
              <w:noProof/>
              <w:sz w:val="22"/>
              <w:szCs w:val="22"/>
            </w:rPr>
          </w:pPr>
          <w:hyperlink w:anchor="_Toc532544013" w:history="1">
            <w:r w:rsidR="00E96820" w:rsidRPr="00890FDB">
              <w:rPr>
                <w:rStyle w:val="Hyperlink"/>
                <w:noProof/>
              </w:rPr>
              <w:t>2.0. SCOPE</w:t>
            </w:r>
            <w:r w:rsidR="00E96820">
              <w:rPr>
                <w:noProof/>
                <w:webHidden/>
              </w:rPr>
              <w:tab/>
            </w:r>
            <w:r w:rsidR="00E96820">
              <w:rPr>
                <w:noProof/>
                <w:webHidden/>
              </w:rPr>
              <w:fldChar w:fldCharType="begin"/>
            </w:r>
            <w:r w:rsidR="00E96820">
              <w:rPr>
                <w:noProof/>
                <w:webHidden/>
              </w:rPr>
              <w:instrText xml:space="preserve"> PAGEREF _Toc532544013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3D8019B7" w14:textId="37941067" w:rsidR="00E96820" w:rsidRDefault="00922BB5">
          <w:pPr>
            <w:pStyle w:val="TOC2"/>
            <w:tabs>
              <w:tab w:val="right" w:leader="dot" w:pos="9628"/>
            </w:tabs>
            <w:rPr>
              <w:rFonts w:asciiTheme="minorHAnsi" w:eastAsiaTheme="minorEastAsia" w:hAnsiTheme="minorHAnsi"/>
              <w:noProof/>
              <w:sz w:val="22"/>
              <w:szCs w:val="22"/>
            </w:rPr>
          </w:pPr>
          <w:hyperlink w:anchor="_Toc532544014" w:history="1">
            <w:r w:rsidR="00E96820" w:rsidRPr="00890FDB">
              <w:rPr>
                <w:rStyle w:val="Hyperlink"/>
                <w:noProof/>
              </w:rPr>
              <w:t>3.0. Antagelser/Risiko</w:t>
            </w:r>
            <w:r w:rsidR="00E96820">
              <w:rPr>
                <w:noProof/>
                <w:webHidden/>
              </w:rPr>
              <w:tab/>
            </w:r>
            <w:r w:rsidR="00E96820">
              <w:rPr>
                <w:noProof/>
                <w:webHidden/>
              </w:rPr>
              <w:fldChar w:fldCharType="begin"/>
            </w:r>
            <w:r w:rsidR="00E96820">
              <w:rPr>
                <w:noProof/>
                <w:webHidden/>
              </w:rPr>
              <w:instrText xml:space="preserve"> PAGEREF _Toc532544014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6674729" w14:textId="7C042892" w:rsidR="00E96820" w:rsidRDefault="00922BB5">
          <w:pPr>
            <w:pStyle w:val="TOC3"/>
            <w:tabs>
              <w:tab w:val="right" w:leader="dot" w:pos="9628"/>
            </w:tabs>
            <w:rPr>
              <w:rFonts w:asciiTheme="minorHAnsi" w:eastAsiaTheme="minorEastAsia" w:hAnsiTheme="minorHAnsi"/>
              <w:noProof/>
              <w:sz w:val="22"/>
              <w:szCs w:val="22"/>
            </w:rPr>
          </w:pPr>
          <w:hyperlink w:anchor="_Toc532544015" w:history="1">
            <w:r w:rsidR="00E96820" w:rsidRPr="00890FDB">
              <w:rPr>
                <w:rStyle w:val="Hyperlink"/>
                <w:noProof/>
              </w:rPr>
              <w:t>3.1. Antagelser</w:t>
            </w:r>
            <w:r w:rsidR="00E96820">
              <w:rPr>
                <w:noProof/>
                <w:webHidden/>
              </w:rPr>
              <w:tab/>
            </w:r>
            <w:r w:rsidR="00E96820">
              <w:rPr>
                <w:noProof/>
                <w:webHidden/>
              </w:rPr>
              <w:fldChar w:fldCharType="begin"/>
            </w:r>
            <w:r w:rsidR="00E96820">
              <w:rPr>
                <w:noProof/>
                <w:webHidden/>
              </w:rPr>
              <w:instrText xml:space="preserve"> PAGEREF _Toc532544015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321ED3F" w14:textId="1C3F4FD3" w:rsidR="00E96820" w:rsidRDefault="00922BB5">
          <w:pPr>
            <w:pStyle w:val="TOC3"/>
            <w:tabs>
              <w:tab w:val="right" w:leader="dot" w:pos="9628"/>
            </w:tabs>
            <w:rPr>
              <w:rFonts w:asciiTheme="minorHAnsi" w:eastAsiaTheme="minorEastAsia" w:hAnsiTheme="minorHAnsi"/>
              <w:noProof/>
              <w:sz w:val="22"/>
              <w:szCs w:val="22"/>
            </w:rPr>
          </w:pPr>
          <w:hyperlink w:anchor="_Toc532544016" w:history="1">
            <w:r w:rsidR="00E96820" w:rsidRPr="00890FDB">
              <w:rPr>
                <w:rStyle w:val="Hyperlink"/>
                <w:noProof/>
              </w:rPr>
              <w:t>3.2. Risiko</w:t>
            </w:r>
            <w:r w:rsidR="00E96820">
              <w:rPr>
                <w:noProof/>
                <w:webHidden/>
              </w:rPr>
              <w:tab/>
            </w:r>
            <w:r w:rsidR="00E96820">
              <w:rPr>
                <w:noProof/>
                <w:webHidden/>
              </w:rPr>
              <w:fldChar w:fldCharType="begin"/>
            </w:r>
            <w:r w:rsidR="00E96820">
              <w:rPr>
                <w:noProof/>
                <w:webHidden/>
              </w:rPr>
              <w:instrText xml:space="preserve"> PAGEREF _Toc532544016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79785BD" w14:textId="3640D4CB" w:rsidR="00E96820" w:rsidRDefault="00922BB5">
          <w:pPr>
            <w:pStyle w:val="TOC2"/>
            <w:tabs>
              <w:tab w:val="right" w:leader="dot" w:pos="9628"/>
            </w:tabs>
            <w:rPr>
              <w:rFonts w:asciiTheme="minorHAnsi" w:eastAsiaTheme="minorEastAsia" w:hAnsiTheme="minorHAnsi"/>
              <w:noProof/>
              <w:sz w:val="22"/>
              <w:szCs w:val="22"/>
            </w:rPr>
          </w:pPr>
          <w:hyperlink w:anchor="_Toc532544017" w:history="1">
            <w:r w:rsidR="00E96820" w:rsidRPr="00890FDB">
              <w:rPr>
                <w:rStyle w:val="Hyperlink"/>
                <w:noProof/>
              </w:rPr>
              <w:t>4.0. Tilgang til projektet.</w:t>
            </w:r>
            <w:r w:rsidR="00E96820">
              <w:rPr>
                <w:noProof/>
                <w:webHidden/>
              </w:rPr>
              <w:tab/>
            </w:r>
            <w:r w:rsidR="00E96820">
              <w:rPr>
                <w:noProof/>
                <w:webHidden/>
              </w:rPr>
              <w:fldChar w:fldCharType="begin"/>
            </w:r>
            <w:r w:rsidR="00E96820">
              <w:rPr>
                <w:noProof/>
                <w:webHidden/>
              </w:rPr>
              <w:instrText xml:space="preserve"> PAGEREF _Toc532544017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0AF2AD9B" w14:textId="570A427E" w:rsidR="00E96820" w:rsidRDefault="00922BB5">
          <w:pPr>
            <w:pStyle w:val="TOC2"/>
            <w:tabs>
              <w:tab w:val="right" w:leader="dot" w:pos="9628"/>
            </w:tabs>
            <w:rPr>
              <w:rFonts w:asciiTheme="minorHAnsi" w:eastAsiaTheme="minorEastAsia" w:hAnsiTheme="minorHAnsi"/>
              <w:noProof/>
              <w:sz w:val="22"/>
              <w:szCs w:val="22"/>
            </w:rPr>
          </w:pPr>
          <w:hyperlink w:anchor="_Toc532544018" w:history="1">
            <w:r w:rsidR="00E96820" w:rsidRPr="00890FDB">
              <w:rPr>
                <w:rStyle w:val="Hyperlink"/>
                <w:noProof/>
              </w:rPr>
              <w:t>5.0. Test miljø</w:t>
            </w:r>
            <w:r w:rsidR="00E96820">
              <w:rPr>
                <w:noProof/>
                <w:webHidden/>
              </w:rPr>
              <w:tab/>
            </w:r>
            <w:r w:rsidR="00E96820">
              <w:rPr>
                <w:noProof/>
                <w:webHidden/>
              </w:rPr>
              <w:fldChar w:fldCharType="begin"/>
            </w:r>
            <w:r w:rsidR="00E96820">
              <w:rPr>
                <w:noProof/>
                <w:webHidden/>
              </w:rPr>
              <w:instrText xml:space="preserve"> PAGEREF _Toc532544018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1AFAD639" w14:textId="22CCE555" w:rsidR="00E96820" w:rsidRDefault="00922BB5">
          <w:pPr>
            <w:pStyle w:val="TOC2"/>
            <w:tabs>
              <w:tab w:val="right" w:leader="dot" w:pos="9628"/>
            </w:tabs>
            <w:rPr>
              <w:rFonts w:asciiTheme="minorHAnsi" w:eastAsiaTheme="minorEastAsia" w:hAnsiTheme="minorHAnsi"/>
              <w:noProof/>
              <w:sz w:val="22"/>
              <w:szCs w:val="22"/>
            </w:rPr>
          </w:pPr>
          <w:hyperlink w:anchor="_Toc532544019" w:history="1">
            <w:r w:rsidR="00E96820" w:rsidRPr="00890FDB">
              <w:rPr>
                <w:rStyle w:val="Hyperlink"/>
                <w:noProof/>
              </w:rPr>
              <w:t>6.0. Milesten / Aflevering</w:t>
            </w:r>
            <w:r w:rsidR="00E96820">
              <w:rPr>
                <w:noProof/>
                <w:webHidden/>
              </w:rPr>
              <w:tab/>
            </w:r>
            <w:r w:rsidR="00E96820">
              <w:rPr>
                <w:noProof/>
                <w:webHidden/>
              </w:rPr>
              <w:fldChar w:fldCharType="begin"/>
            </w:r>
            <w:r w:rsidR="00E96820">
              <w:rPr>
                <w:noProof/>
                <w:webHidden/>
              </w:rPr>
              <w:instrText xml:space="preserve"> PAGEREF _Toc532544019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23F9040D" w14:textId="2EA92B24" w:rsidR="00E96820" w:rsidRDefault="00922BB5">
          <w:pPr>
            <w:pStyle w:val="TOC3"/>
            <w:tabs>
              <w:tab w:val="right" w:leader="dot" w:pos="9628"/>
            </w:tabs>
            <w:rPr>
              <w:rFonts w:asciiTheme="minorHAnsi" w:eastAsiaTheme="minorEastAsia" w:hAnsiTheme="minorHAnsi"/>
              <w:noProof/>
              <w:sz w:val="22"/>
              <w:szCs w:val="22"/>
            </w:rPr>
          </w:pPr>
          <w:hyperlink w:anchor="_Toc532544020" w:history="1">
            <w:r w:rsidR="00E96820" w:rsidRPr="00890FDB">
              <w:rPr>
                <w:rStyle w:val="Hyperlink"/>
                <w:noProof/>
              </w:rPr>
              <w:t>6.1.  Test tidsplan</w:t>
            </w:r>
            <w:r w:rsidR="00E96820">
              <w:rPr>
                <w:noProof/>
                <w:webHidden/>
              </w:rPr>
              <w:tab/>
            </w:r>
            <w:r w:rsidR="00E96820">
              <w:rPr>
                <w:noProof/>
                <w:webHidden/>
              </w:rPr>
              <w:fldChar w:fldCharType="begin"/>
            </w:r>
            <w:r w:rsidR="00E96820">
              <w:rPr>
                <w:noProof/>
                <w:webHidden/>
              </w:rPr>
              <w:instrText xml:space="preserve"> PAGEREF _Toc532544020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231D3B2B" w14:textId="35E61E65" w:rsidR="00E96820" w:rsidRDefault="00922BB5">
          <w:pPr>
            <w:pStyle w:val="TOC3"/>
            <w:tabs>
              <w:tab w:val="right" w:leader="dot" w:pos="9628"/>
            </w:tabs>
            <w:rPr>
              <w:rFonts w:asciiTheme="minorHAnsi" w:eastAsiaTheme="minorEastAsia" w:hAnsiTheme="minorHAnsi"/>
              <w:noProof/>
              <w:sz w:val="22"/>
              <w:szCs w:val="22"/>
            </w:rPr>
          </w:pPr>
          <w:hyperlink w:anchor="_Toc532544021" w:history="1">
            <w:r w:rsidR="00E96820" w:rsidRPr="00890FDB">
              <w:rPr>
                <w:rStyle w:val="Hyperlink"/>
                <w:noProof/>
              </w:rPr>
              <w:t>6.2. Aflevering</w:t>
            </w:r>
            <w:r w:rsidR="00E96820">
              <w:rPr>
                <w:noProof/>
                <w:webHidden/>
              </w:rPr>
              <w:tab/>
            </w:r>
            <w:r w:rsidR="00E96820">
              <w:rPr>
                <w:noProof/>
                <w:webHidden/>
              </w:rPr>
              <w:fldChar w:fldCharType="begin"/>
            </w:r>
            <w:r w:rsidR="00E96820">
              <w:rPr>
                <w:noProof/>
                <w:webHidden/>
              </w:rPr>
              <w:instrText xml:space="preserve"> PAGEREF _Toc532544021 \h </w:instrText>
            </w:r>
            <w:r w:rsidR="00E96820">
              <w:rPr>
                <w:noProof/>
                <w:webHidden/>
              </w:rPr>
            </w:r>
            <w:r w:rsidR="00E96820">
              <w:rPr>
                <w:noProof/>
                <w:webHidden/>
              </w:rPr>
              <w:fldChar w:fldCharType="separate"/>
            </w:r>
            <w:r w:rsidR="007C65EA">
              <w:rPr>
                <w:noProof/>
                <w:webHidden/>
              </w:rPr>
              <w:t>42</w:t>
            </w:r>
            <w:r w:rsidR="00E96820">
              <w:rPr>
                <w:noProof/>
                <w:webHidden/>
              </w:rPr>
              <w:fldChar w:fldCharType="end"/>
            </w:r>
          </w:hyperlink>
        </w:p>
        <w:p w14:paraId="3373AF4C" w14:textId="3FF96DAC" w:rsidR="00E96820" w:rsidRDefault="00922BB5">
          <w:pPr>
            <w:pStyle w:val="TOC1"/>
            <w:tabs>
              <w:tab w:val="right" w:leader="dot" w:pos="9628"/>
            </w:tabs>
            <w:rPr>
              <w:rFonts w:asciiTheme="minorHAnsi" w:eastAsiaTheme="minorEastAsia" w:hAnsiTheme="minorHAnsi"/>
              <w:noProof/>
              <w:sz w:val="22"/>
              <w:szCs w:val="22"/>
            </w:rPr>
          </w:pPr>
          <w:hyperlink w:anchor="_Toc532544022" w:history="1">
            <w:r w:rsidR="00E96820" w:rsidRPr="00890FDB">
              <w:rPr>
                <w:rStyle w:val="Hyperlink"/>
                <w:noProof/>
              </w:rPr>
              <w:t>Versionsstyring</w:t>
            </w:r>
            <w:r w:rsidR="00E96820">
              <w:rPr>
                <w:noProof/>
                <w:webHidden/>
              </w:rPr>
              <w:tab/>
            </w:r>
            <w:r w:rsidR="00E96820">
              <w:rPr>
                <w:noProof/>
                <w:webHidden/>
              </w:rPr>
              <w:fldChar w:fldCharType="begin"/>
            </w:r>
            <w:r w:rsidR="00E96820">
              <w:rPr>
                <w:noProof/>
                <w:webHidden/>
              </w:rPr>
              <w:instrText xml:space="preserve"> PAGEREF _Toc532544022 \h </w:instrText>
            </w:r>
            <w:r w:rsidR="00E96820">
              <w:rPr>
                <w:noProof/>
                <w:webHidden/>
              </w:rPr>
            </w:r>
            <w:r w:rsidR="00E96820">
              <w:rPr>
                <w:noProof/>
                <w:webHidden/>
              </w:rPr>
              <w:fldChar w:fldCharType="separate"/>
            </w:r>
            <w:r w:rsidR="007C65EA">
              <w:rPr>
                <w:noProof/>
                <w:webHidden/>
              </w:rPr>
              <w:t>43</w:t>
            </w:r>
            <w:r w:rsidR="00E96820">
              <w:rPr>
                <w:noProof/>
                <w:webHidden/>
              </w:rPr>
              <w:fldChar w:fldCharType="end"/>
            </w:r>
          </w:hyperlink>
        </w:p>
        <w:p w14:paraId="7818C5CE" w14:textId="7FCDE526" w:rsidR="00E96820" w:rsidRDefault="00922BB5">
          <w:pPr>
            <w:pStyle w:val="TOC1"/>
            <w:tabs>
              <w:tab w:val="right" w:leader="dot" w:pos="9628"/>
            </w:tabs>
            <w:rPr>
              <w:rFonts w:asciiTheme="minorHAnsi" w:eastAsiaTheme="minorEastAsia" w:hAnsiTheme="minorHAnsi"/>
              <w:noProof/>
              <w:sz w:val="22"/>
              <w:szCs w:val="22"/>
            </w:rPr>
          </w:pPr>
          <w:hyperlink w:anchor="_Toc532544023" w:history="1">
            <w:r w:rsidR="00E96820" w:rsidRPr="00890FDB">
              <w:rPr>
                <w:rStyle w:val="Hyperlink"/>
                <w:noProof/>
              </w:rPr>
              <w:t>Sekvensdiagrammer</w:t>
            </w:r>
            <w:r w:rsidR="00E96820">
              <w:rPr>
                <w:noProof/>
                <w:webHidden/>
              </w:rPr>
              <w:tab/>
            </w:r>
            <w:r w:rsidR="00E96820">
              <w:rPr>
                <w:noProof/>
                <w:webHidden/>
              </w:rPr>
              <w:fldChar w:fldCharType="begin"/>
            </w:r>
            <w:r w:rsidR="00E96820">
              <w:rPr>
                <w:noProof/>
                <w:webHidden/>
              </w:rPr>
              <w:instrText xml:space="preserve"> PAGEREF _Toc532544023 \h </w:instrText>
            </w:r>
            <w:r w:rsidR="00E96820">
              <w:rPr>
                <w:noProof/>
                <w:webHidden/>
              </w:rPr>
            </w:r>
            <w:r w:rsidR="00E96820">
              <w:rPr>
                <w:noProof/>
                <w:webHidden/>
              </w:rPr>
              <w:fldChar w:fldCharType="separate"/>
            </w:r>
            <w:r w:rsidR="007C65EA">
              <w:rPr>
                <w:noProof/>
                <w:webHidden/>
              </w:rPr>
              <w:t>44</w:t>
            </w:r>
            <w:r w:rsidR="00E96820">
              <w:rPr>
                <w:noProof/>
                <w:webHidden/>
              </w:rPr>
              <w:fldChar w:fldCharType="end"/>
            </w:r>
          </w:hyperlink>
        </w:p>
        <w:p w14:paraId="69696FD0" w14:textId="435E51D2" w:rsidR="00E96820" w:rsidRDefault="00922BB5">
          <w:pPr>
            <w:pStyle w:val="TOC1"/>
            <w:tabs>
              <w:tab w:val="right" w:leader="dot" w:pos="9628"/>
            </w:tabs>
            <w:rPr>
              <w:rFonts w:asciiTheme="minorHAnsi" w:eastAsiaTheme="minorEastAsia" w:hAnsiTheme="minorHAnsi"/>
              <w:noProof/>
              <w:sz w:val="22"/>
              <w:szCs w:val="22"/>
            </w:rPr>
          </w:pPr>
          <w:hyperlink w:anchor="_Toc532544024" w:history="1">
            <w:r w:rsidR="00E96820" w:rsidRPr="00890FDB">
              <w:rPr>
                <w:rStyle w:val="Hyperlink"/>
                <w:noProof/>
              </w:rPr>
              <w:t>Kode</w:t>
            </w:r>
            <w:r w:rsidR="00E96820">
              <w:rPr>
                <w:noProof/>
                <w:webHidden/>
              </w:rPr>
              <w:tab/>
            </w:r>
            <w:r w:rsidR="00E96820">
              <w:rPr>
                <w:noProof/>
                <w:webHidden/>
              </w:rPr>
              <w:fldChar w:fldCharType="begin"/>
            </w:r>
            <w:r w:rsidR="00E96820">
              <w:rPr>
                <w:noProof/>
                <w:webHidden/>
              </w:rPr>
              <w:instrText xml:space="preserve"> PAGEREF _Toc532544024 \h </w:instrText>
            </w:r>
            <w:r w:rsidR="00E96820">
              <w:rPr>
                <w:noProof/>
                <w:webHidden/>
              </w:rPr>
            </w:r>
            <w:r w:rsidR="00E96820">
              <w:rPr>
                <w:noProof/>
                <w:webHidden/>
              </w:rPr>
              <w:fldChar w:fldCharType="separate"/>
            </w:r>
            <w:r w:rsidR="007C65EA">
              <w:rPr>
                <w:noProof/>
                <w:webHidden/>
              </w:rPr>
              <w:t>47</w:t>
            </w:r>
            <w:r w:rsidR="00E96820">
              <w:rPr>
                <w:noProof/>
                <w:webHidden/>
              </w:rPr>
              <w:fldChar w:fldCharType="end"/>
            </w:r>
          </w:hyperlink>
        </w:p>
        <w:p w14:paraId="0CF361B2" w14:textId="0903120A" w:rsidR="00E96820" w:rsidRDefault="00922BB5">
          <w:pPr>
            <w:pStyle w:val="TOC1"/>
            <w:tabs>
              <w:tab w:val="right" w:leader="dot" w:pos="9628"/>
            </w:tabs>
            <w:rPr>
              <w:rFonts w:asciiTheme="minorHAnsi" w:eastAsiaTheme="minorEastAsia" w:hAnsiTheme="minorHAnsi"/>
              <w:noProof/>
              <w:sz w:val="22"/>
              <w:szCs w:val="22"/>
            </w:rPr>
          </w:pPr>
          <w:hyperlink w:anchor="_Toc532544025" w:history="1">
            <w:r w:rsidR="00E96820" w:rsidRPr="00890FDB">
              <w:rPr>
                <w:rStyle w:val="Hyperlink"/>
                <w:noProof/>
              </w:rPr>
              <w:t>Svar på underspørgsmål</w:t>
            </w:r>
            <w:r w:rsidR="00E96820">
              <w:rPr>
                <w:noProof/>
                <w:webHidden/>
              </w:rPr>
              <w:tab/>
            </w:r>
            <w:r w:rsidR="00E96820">
              <w:rPr>
                <w:noProof/>
                <w:webHidden/>
              </w:rPr>
              <w:fldChar w:fldCharType="begin"/>
            </w:r>
            <w:r w:rsidR="00E96820">
              <w:rPr>
                <w:noProof/>
                <w:webHidden/>
              </w:rPr>
              <w:instrText xml:space="preserve"> PAGEREF _Toc532544025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6FF7A90D" w14:textId="301D0B12" w:rsidR="00E96820" w:rsidRDefault="00922BB5">
          <w:pPr>
            <w:pStyle w:val="TOC2"/>
            <w:tabs>
              <w:tab w:val="right" w:leader="dot" w:pos="9628"/>
            </w:tabs>
            <w:rPr>
              <w:rFonts w:asciiTheme="minorHAnsi" w:eastAsiaTheme="minorEastAsia" w:hAnsiTheme="minorHAnsi"/>
              <w:noProof/>
              <w:sz w:val="22"/>
              <w:szCs w:val="22"/>
            </w:rPr>
          </w:pPr>
          <w:hyperlink w:anchor="_Toc532544026" w:history="1">
            <w:r w:rsidR="00E96820" w:rsidRPr="00890FDB">
              <w:rPr>
                <w:rStyle w:val="Hyperlink"/>
                <w:noProof/>
              </w:rPr>
              <w:t>Underspørgsmål 1: Hvordan kan virksomheden få synliggjort fx manglende materialer?</w:t>
            </w:r>
            <w:r w:rsidR="00E96820">
              <w:rPr>
                <w:noProof/>
                <w:webHidden/>
              </w:rPr>
              <w:tab/>
            </w:r>
            <w:r w:rsidR="00E96820">
              <w:rPr>
                <w:noProof/>
                <w:webHidden/>
              </w:rPr>
              <w:fldChar w:fldCharType="begin"/>
            </w:r>
            <w:r w:rsidR="00E96820">
              <w:rPr>
                <w:noProof/>
                <w:webHidden/>
              </w:rPr>
              <w:instrText xml:space="preserve"> PAGEREF _Toc532544026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0B1D4B31" w14:textId="33DCA001" w:rsidR="00E96820" w:rsidRDefault="00922BB5">
          <w:pPr>
            <w:pStyle w:val="TOC2"/>
            <w:tabs>
              <w:tab w:val="right" w:leader="dot" w:pos="9628"/>
            </w:tabs>
            <w:rPr>
              <w:rFonts w:asciiTheme="minorHAnsi" w:eastAsiaTheme="minorEastAsia" w:hAnsiTheme="minorHAnsi"/>
              <w:noProof/>
              <w:sz w:val="22"/>
              <w:szCs w:val="22"/>
            </w:rPr>
          </w:pPr>
          <w:hyperlink w:anchor="_Toc532544027" w:history="1">
            <w:r w:rsidR="00E96820" w:rsidRPr="00890FDB">
              <w:rPr>
                <w:rStyle w:val="Hyperlink"/>
                <w:noProof/>
              </w:rPr>
              <w:t>Underspørgsmål 2: Hvordan kan virksomheden nemmere håndtere igangværende byggeprojekter og allokere materialer til disse?</w:t>
            </w:r>
            <w:r w:rsidR="00E96820">
              <w:rPr>
                <w:noProof/>
                <w:webHidden/>
              </w:rPr>
              <w:tab/>
            </w:r>
            <w:r w:rsidR="00E96820">
              <w:rPr>
                <w:noProof/>
                <w:webHidden/>
              </w:rPr>
              <w:fldChar w:fldCharType="begin"/>
            </w:r>
            <w:r w:rsidR="00E96820">
              <w:rPr>
                <w:noProof/>
                <w:webHidden/>
              </w:rPr>
              <w:instrText xml:space="preserve"> PAGEREF _Toc532544027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7DDA46D4" w14:textId="65EC3F80" w:rsidR="00E96820" w:rsidRDefault="00922BB5">
          <w:pPr>
            <w:pStyle w:val="TOC2"/>
            <w:tabs>
              <w:tab w:val="right" w:leader="dot" w:pos="9628"/>
            </w:tabs>
            <w:rPr>
              <w:rFonts w:asciiTheme="minorHAnsi" w:eastAsiaTheme="minorEastAsia" w:hAnsiTheme="minorHAnsi"/>
              <w:noProof/>
              <w:sz w:val="22"/>
              <w:szCs w:val="22"/>
            </w:rPr>
          </w:pPr>
          <w:hyperlink w:anchor="_Toc532544028" w:history="1">
            <w:r w:rsidR="00E96820" w:rsidRPr="00890FDB">
              <w:rPr>
                <w:rStyle w:val="Hyperlink"/>
                <w:noProof/>
              </w:rPr>
              <w:t>Underspørgsmål 3: Hvordan vil en elektronisk løsning forbedre CC Bygs drift?</w:t>
            </w:r>
            <w:r w:rsidR="00E96820">
              <w:rPr>
                <w:noProof/>
                <w:webHidden/>
              </w:rPr>
              <w:tab/>
            </w:r>
            <w:r w:rsidR="00E96820">
              <w:rPr>
                <w:noProof/>
                <w:webHidden/>
              </w:rPr>
              <w:fldChar w:fldCharType="begin"/>
            </w:r>
            <w:r w:rsidR="00E96820">
              <w:rPr>
                <w:noProof/>
                <w:webHidden/>
              </w:rPr>
              <w:instrText xml:space="preserve"> PAGEREF _Toc532544028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39DC1D6A" w14:textId="74648F20" w:rsidR="00E96820" w:rsidRDefault="00922BB5">
          <w:pPr>
            <w:pStyle w:val="TOC2"/>
            <w:tabs>
              <w:tab w:val="right" w:leader="dot" w:pos="9628"/>
            </w:tabs>
            <w:rPr>
              <w:rFonts w:asciiTheme="minorHAnsi" w:eastAsiaTheme="minorEastAsia" w:hAnsiTheme="minorHAnsi"/>
              <w:noProof/>
              <w:sz w:val="22"/>
              <w:szCs w:val="22"/>
            </w:rPr>
          </w:pPr>
          <w:hyperlink w:anchor="_Toc532544029" w:history="1">
            <w:r w:rsidR="00E96820" w:rsidRPr="00890FDB">
              <w:rPr>
                <w:rStyle w:val="Hyperlink"/>
                <w:noProof/>
              </w:rPr>
              <w:t>Underspørgsmål 4: Hvordan kan man udvikle et lagerbeholdningssystem i C# med en database som hjælper virksomheden?</w:t>
            </w:r>
            <w:r w:rsidR="00E96820">
              <w:rPr>
                <w:noProof/>
                <w:webHidden/>
              </w:rPr>
              <w:tab/>
            </w:r>
            <w:r w:rsidR="00E96820">
              <w:rPr>
                <w:noProof/>
                <w:webHidden/>
              </w:rPr>
              <w:fldChar w:fldCharType="begin"/>
            </w:r>
            <w:r w:rsidR="00E96820">
              <w:rPr>
                <w:noProof/>
                <w:webHidden/>
              </w:rPr>
              <w:instrText xml:space="preserve"> PAGEREF _Toc532544029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4C6142A6" w14:textId="1C6937F8" w:rsidR="00E96820" w:rsidRDefault="00922BB5">
          <w:pPr>
            <w:pStyle w:val="TOC1"/>
            <w:tabs>
              <w:tab w:val="right" w:leader="dot" w:pos="9628"/>
            </w:tabs>
            <w:rPr>
              <w:rFonts w:asciiTheme="minorHAnsi" w:eastAsiaTheme="minorEastAsia" w:hAnsiTheme="minorHAnsi"/>
              <w:noProof/>
              <w:sz w:val="22"/>
              <w:szCs w:val="22"/>
            </w:rPr>
          </w:pPr>
          <w:hyperlink w:anchor="_Toc532544030" w:history="1">
            <w:r w:rsidR="00E96820" w:rsidRPr="00890FDB">
              <w:rPr>
                <w:rStyle w:val="Hyperlink"/>
                <w:noProof/>
              </w:rPr>
              <w:t>Problemformulering – svar og konklusion.</w:t>
            </w:r>
            <w:r w:rsidR="00E96820">
              <w:rPr>
                <w:noProof/>
                <w:webHidden/>
              </w:rPr>
              <w:tab/>
            </w:r>
            <w:r w:rsidR="00E96820">
              <w:rPr>
                <w:noProof/>
                <w:webHidden/>
              </w:rPr>
              <w:fldChar w:fldCharType="begin"/>
            </w:r>
            <w:r w:rsidR="00E96820">
              <w:rPr>
                <w:noProof/>
                <w:webHidden/>
              </w:rPr>
              <w:instrText xml:space="preserve"> PAGEREF _Toc532544030 \h </w:instrText>
            </w:r>
            <w:r w:rsidR="00E96820">
              <w:rPr>
                <w:noProof/>
                <w:webHidden/>
              </w:rPr>
            </w:r>
            <w:r w:rsidR="00E96820">
              <w:rPr>
                <w:noProof/>
                <w:webHidden/>
              </w:rPr>
              <w:fldChar w:fldCharType="separate"/>
            </w:r>
            <w:r w:rsidR="007C65EA">
              <w:rPr>
                <w:noProof/>
                <w:webHidden/>
              </w:rPr>
              <w:t>49</w:t>
            </w:r>
            <w:r w:rsidR="00E96820">
              <w:rPr>
                <w:noProof/>
                <w:webHidden/>
              </w:rPr>
              <w:fldChar w:fldCharType="end"/>
            </w:r>
          </w:hyperlink>
        </w:p>
        <w:p w14:paraId="4A46BDA9" w14:textId="6210A9A9" w:rsidR="00E96820" w:rsidRDefault="00922BB5">
          <w:pPr>
            <w:pStyle w:val="TOC1"/>
            <w:tabs>
              <w:tab w:val="right" w:leader="dot" w:pos="9628"/>
            </w:tabs>
            <w:rPr>
              <w:rFonts w:asciiTheme="minorHAnsi" w:eastAsiaTheme="minorEastAsia" w:hAnsiTheme="minorHAnsi"/>
              <w:noProof/>
              <w:sz w:val="22"/>
              <w:szCs w:val="22"/>
            </w:rPr>
          </w:pPr>
          <w:hyperlink w:anchor="_Toc532544031" w:history="1">
            <w:r w:rsidR="00E96820" w:rsidRPr="00890FDB">
              <w:rPr>
                <w:rStyle w:val="Hyperlink"/>
                <w:noProof/>
              </w:rPr>
              <w:t>Litteraturliste</w:t>
            </w:r>
            <w:r w:rsidR="00E96820">
              <w:rPr>
                <w:noProof/>
                <w:webHidden/>
              </w:rPr>
              <w:tab/>
            </w:r>
            <w:r w:rsidR="00E96820">
              <w:rPr>
                <w:noProof/>
                <w:webHidden/>
              </w:rPr>
              <w:fldChar w:fldCharType="begin"/>
            </w:r>
            <w:r w:rsidR="00E96820">
              <w:rPr>
                <w:noProof/>
                <w:webHidden/>
              </w:rPr>
              <w:instrText xml:space="preserve"> PAGEREF _Toc532544031 \h </w:instrText>
            </w:r>
            <w:r w:rsidR="00E96820">
              <w:rPr>
                <w:noProof/>
                <w:webHidden/>
              </w:rPr>
            </w:r>
            <w:r w:rsidR="00E96820">
              <w:rPr>
                <w:noProof/>
                <w:webHidden/>
              </w:rPr>
              <w:fldChar w:fldCharType="separate"/>
            </w:r>
            <w:r w:rsidR="007C65EA">
              <w:rPr>
                <w:noProof/>
                <w:webHidden/>
              </w:rPr>
              <w:t>50</w:t>
            </w:r>
            <w:r w:rsidR="00E96820">
              <w:rPr>
                <w:noProof/>
                <w:webHidden/>
              </w:rPr>
              <w:fldChar w:fldCharType="end"/>
            </w:r>
          </w:hyperlink>
        </w:p>
        <w:p w14:paraId="16E6D0B1" w14:textId="6B41BDB9" w:rsidR="00E96820" w:rsidRDefault="00922BB5">
          <w:pPr>
            <w:pStyle w:val="TOC2"/>
            <w:tabs>
              <w:tab w:val="right" w:leader="dot" w:pos="9628"/>
            </w:tabs>
            <w:rPr>
              <w:rFonts w:asciiTheme="minorHAnsi" w:eastAsiaTheme="minorEastAsia" w:hAnsiTheme="minorHAnsi"/>
              <w:noProof/>
              <w:sz w:val="22"/>
              <w:szCs w:val="22"/>
            </w:rPr>
          </w:pPr>
          <w:hyperlink w:anchor="_Toc532544032" w:history="1">
            <w:r w:rsidR="00E96820" w:rsidRPr="00890FDB">
              <w:rPr>
                <w:rStyle w:val="Hyperlink"/>
                <w:noProof/>
              </w:rPr>
              <w:t>Ressourceliste</w:t>
            </w:r>
            <w:r w:rsidR="00E96820">
              <w:rPr>
                <w:noProof/>
                <w:webHidden/>
              </w:rPr>
              <w:tab/>
            </w:r>
            <w:r w:rsidR="00E96820">
              <w:rPr>
                <w:noProof/>
                <w:webHidden/>
              </w:rPr>
              <w:fldChar w:fldCharType="begin"/>
            </w:r>
            <w:r w:rsidR="00E96820">
              <w:rPr>
                <w:noProof/>
                <w:webHidden/>
              </w:rPr>
              <w:instrText xml:space="preserve"> PAGEREF _Toc532544032 \h </w:instrText>
            </w:r>
            <w:r w:rsidR="00E96820">
              <w:rPr>
                <w:noProof/>
                <w:webHidden/>
              </w:rPr>
            </w:r>
            <w:r w:rsidR="00E96820">
              <w:rPr>
                <w:noProof/>
                <w:webHidden/>
              </w:rPr>
              <w:fldChar w:fldCharType="separate"/>
            </w:r>
            <w:r w:rsidR="007C65EA">
              <w:rPr>
                <w:noProof/>
                <w:webHidden/>
              </w:rPr>
              <w:t>50</w:t>
            </w:r>
            <w:r w:rsidR="00E96820">
              <w:rPr>
                <w:noProof/>
                <w:webHidden/>
              </w:rPr>
              <w:fldChar w:fldCharType="end"/>
            </w:r>
          </w:hyperlink>
        </w:p>
        <w:p w14:paraId="2FE0D70A" w14:textId="285CEBCD" w:rsidR="00E96820" w:rsidRDefault="00922BB5">
          <w:pPr>
            <w:pStyle w:val="TOC1"/>
            <w:tabs>
              <w:tab w:val="right" w:leader="dot" w:pos="9628"/>
            </w:tabs>
            <w:rPr>
              <w:rFonts w:asciiTheme="minorHAnsi" w:eastAsiaTheme="minorEastAsia" w:hAnsiTheme="minorHAnsi"/>
              <w:noProof/>
              <w:sz w:val="22"/>
              <w:szCs w:val="22"/>
            </w:rPr>
          </w:pPr>
          <w:hyperlink w:anchor="_Toc532544033" w:history="1">
            <w:r w:rsidR="00E96820" w:rsidRPr="00890FDB">
              <w:rPr>
                <w:rStyle w:val="Hyperlink"/>
                <w:noProof/>
              </w:rPr>
              <w:t>Bilag</w:t>
            </w:r>
            <w:r w:rsidR="00E96820">
              <w:rPr>
                <w:noProof/>
                <w:webHidden/>
              </w:rPr>
              <w:tab/>
            </w:r>
            <w:r w:rsidR="00E96820">
              <w:rPr>
                <w:noProof/>
                <w:webHidden/>
              </w:rPr>
              <w:fldChar w:fldCharType="begin"/>
            </w:r>
            <w:r w:rsidR="00E96820">
              <w:rPr>
                <w:noProof/>
                <w:webHidden/>
              </w:rPr>
              <w:instrText xml:space="preserve"> PAGEREF _Toc532544033 \h </w:instrText>
            </w:r>
            <w:r w:rsidR="00E96820">
              <w:rPr>
                <w:noProof/>
                <w:webHidden/>
              </w:rPr>
            </w:r>
            <w:r w:rsidR="00E96820">
              <w:rPr>
                <w:noProof/>
                <w:webHidden/>
              </w:rPr>
              <w:fldChar w:fldCharType="separate"/>
            </w:r>
            <w:r w:rsidR="007C65EA">
              <w:rPr>
                <w:noProof/>
                <w:webHidden/>
              </w:rPr>
              <w:t>52</w:t>
            </w:r>
            <w:r w:rsidR="00E96820">
              <w:rPr>
                <w:noProof/>
                <w:webHidden/>
              </w:rPr>
              <w:fldChar w:fldCharType="end"/>
            </w:r>
          </w:hyperlink>
        </w:p>
        <w:p w14:paraId="5FA67213" w14:textId="77777777" w:rsidR="00A26189" w:rsidRDefault="00A26189">
          <w:r>
            <w:rPr>
              <w:b/>
              <w:bCs/>
            </w:rPr>
            <w:fldChar w:fldCharType="end"/>
          </w:r>
        </w:p>
      </w:sdtContent>
    </w:sdt>
    <w:p w14:paraId="0F731BC5" w14:textId="77777777" w:rsidR="00083B4D" w:rsidRPr="00887067" w:rsidRDefault="00083B4D" w:rsidP="00AF647B">
      <w:pPr>
        <w:rPr>
          <w:rPrChange w:id="19" w:author="Ofelia Symes" w:date="2018-12-14T10:11:00Z">
            <w:rPr>
              <w:rFonts w:ascii="Times New Roman" w:hAnsi="Times New Roman"/>
            </w:rPr>
          </w:rPrChange>
        </w:rPr>
        <w:pPrChange w:id="20" w:author="Ofelia Symes" w:date="2018-12-14T10:11:00Z">
          <w:pPr>
            <w:spacing w:line="360" w:lineRule="auto"/>
          </w:pPr>
        </w:pPrChange>
      </w:pPr>
      <w:r w:rsidRPr="00887067">
        <w:rPr>
          <w:rPrChange w:id="21" w:author="Ofelia Symes" w:date="2018-12-14T10:11:00Z">
            <w:rPr>
              <w:rFonts w:ascii="Times New Roman" w:hAnsi="Times New Roman"/>
            </w:rPr>
          </w:rPrChange>
        </w:rPr>
        <w:br/>
      </w:r>
      <w:r w:rsidRPr="00887067">
        <w:rPr>
          <w:rPrChange w:id="22" w:author="Ofelia Symes" w:date="2018-12-14T10:11:00Z">
            <w:rPr>
              <w:rFonts w:ascii="Times New Roman" w:hAnsi="Times New Roman"/>
            </w:rPr>
          </w:rPrChange>
        </w:rPr>
        <w:br/>
      </w:r>
      <w:r w:rsidRPr="00887067">
        <w:rPr>
          <w:rPrChange w:id="23" w:author="Ofelia Symes" w:date="2018-12-14T10:11:00Z">
            <w:rPr>
              <w:rFonts w:ascii="Times New Roman" w:hAnsi="Times New Roman"/>
            </w:rPr>
          </w:rPrChange>
        </w:rPr>
        <w:lastRenderedPageBreak/>
        <w:br/>
      </w:r>
      <w:r w:rsidRPr="00887067">
        <w:rPr>
          <w:rPrChange w:id="24" w:author="Ofelia Symes" w:date="2018-12-14T10:11:00Z">
            <w:rPr>
              <w:rFonts w:ascii="Times New Roman" w:hAnsi="Times New Roman"/>
            </w:rPr>
          </w:rPrChange>
        </w:rPr>
        <w:br/>
      </w:r>
      <w:r w:rsidRPr="00887067">
        <w:rPr>
          <w:rPrChange w:id="25" w:author="Ofelia Symes" w:date="2018-12-14T10:11:00Z">
            <w:rPr>
              <w:rFonts w:ascii="Times New Roman" w:hAnsi="Times New Roman"/>
            </w:rPr>
          </w:rPrChange>
        </w:rPr>
        <w:br/>
      </w:r>
      <w:r w:rsidRPr="00887067">
        <w:rPr>
          <w:rPrChange w:id="26" w:author="Ofelia Symes" w:date="2018-12-14T10:11:00Z">
            <w:rPr>
              <w:rFonts w:ascii="Times New Roman" w:hAnsi="Times New Roman"/>
            </w:rPr>
          </w:rPrChange>
        </w:rPr>
        <w:br/>
      </w:r>
      <w:r w:rsidRPr="00887067">
        <w:rPr>
          <w:rPrChange w:id="27" w:author="Ofelia Symes" w:date="2018-12-14T10:11:00Z">
            <w:rPr>
              <w:rFonts w:ascii="Times New Roman" w:hAnsi="Times New Roman"/>
            </w:rPr>
          </w:rPrChange>
        </w:rPr>
        <w:br/>
      </w:r>
      <w:r w:rsidRPr="00887067">
        <w:rPr>
          <w:rPrChange w:id="28" w:author="Ofelia Symes" w:date="2018-12-14T10:11:00Z">
            <w:rPr>
              <w:rFonts w:ascii="Times New Roman" w:hAnsi="Times New Roman"/>
            </w:rPr>
          </w:rPrChange>
        </w:rPr>
        <w:br/>
      </w:r>
      <w:r w:rsidRPr="00887067">
        <w:rPr>
          <w:rPrChange w:id="29" w:author="Ofelia Symes" w:date="2018-12-14T10:11:00Z">
            <w:rPr>
              <w:rFonts w:ascii="Times New Roman" w:hAnsi="Times New Roman"/>
            </w:rPr>
          </w:rPrChange>
        </w:rPr>
        <w:br/>
      </w:r>
      <w:r w:rsidRPr="00887067">
        <w:rPr>
          <w:rPrChange w:id="30" w:author="Ofelia Symes" w:date="2018-12-14T10:11:00Z">
            <w:rPr>
              <w:rFonts w:ascii="Times New Roman" w:hAnsi="Times New Roman"/>
            </w:rPr>
          </w:rPrChange>
        </w:rPr>
        <w:br/>
      </w:r>
      <w:r w:rsidRPr="00887067">
        <w:rPr>
          <w:rPrChange w:id="31" w:author="Ofelia Symes" w:date="2018-12-14T10:11:00Z">
            <w:rPr>
              <w:rFonts w:ascii="Times New Roman" w:hAnsi="Times New Roman"/>
            </w:rPr>
          </w:rPrChange>
        </w:rPr>
        <w:br/>
      </w:r>
      <w:r w:rsidRPr="00887067">
        <w:rPr>
          <w:rPrChange w:id="32" w:author="Ofelia Symes" w:date="2018-12-14T10:11:00Z">
            <w:rPr>
              <w:rFonts w:ascii="Times New Roman" w:hAnsi="Times New Roman"/>
            </w:rPr>
          </w:rPrChange>
        </w:rPr>
        <w:br/>
      </w:r>
    </w:p>
    <w:p w14:paraId="4DFD1860" w14:textId="77777777" w:rsidR="00807B08" w:rsidRPr="00887067" w:rsidRDefault="00083B4D" w:rsidP="00AF647B">
      <w:pPr>
        <w:rPr>
          <w:rPrChange w:id="33" w:author="Ofelia Symes" w:date="2018-12-14T10:11:00Z">
            <w:rPr>
              <w:kern w:val="36"/>
            </w:rPr>
          </w:rPrChange>
        </w:rPr>
        <w:pPrChange w:id="34" w:author="Ofelia Symes" w:date="2018-12-14T10:11:00Z">
          <w:pPr>
            <w:spacing w:line="360" w:lineRule="auto"/>
          </w:pPr>
        </w:pPrChange>
      </w:pPr>
      <w:r w:rsidRPr="00887067">
        <w:rPr>
          <w:rPrChange w:id="35" w:author="Ofelia Symes" w:date="2018-12-14T10:11:00Z">
            <w:rPr>
              <w:kern w:val="36"/>
            </w:rPr>
          </w:rPrChange>
        </w:rPr>
        <w:br/>
      </w:r>
    </w:p>
    <w:p w14:paraId="019D037B" w14:textId="77777777" w:rsidR="00807B08" w:rsidRPr="00887067" w:rsidRDefault="00807B08" w:rsidP="00AF647B">
      <w:pPr>
        <w:rPr>
          <w:rPrChange w:id="36" w:author="Ofelia Symes" w:date="2018-12-14T10:11:00Z">
            <w:rPr>
              <w:kern w:val="36"/>
            </w:rPr>
          </w:rPrChange>
        </w:rPr>
        <w:pPrChange w:id="37" w:author="Ofelia Symes" w:date="2018-12-14T10:11:00Z">
          <w:pPr>
            <w:spacing w:line="360" w:lineRule="auto"/>
          </w:pPr>
        </w:pPrChange>
      </w:pPr>
      <w:r w:rsidRPr="00887067">
        <w:rPr>
          <w:rPrChange w:id="38" w:author="Ofelia Symes" w:date="2018-12-14T10:11:00Z">
            <w:rPr>
              <w:kern w:val="36"/>
            </w:rPr>
          </w:rPrChange>
        </w:rPr>
        <w:br w:type="page"/>
      </w:r>
    </w:p>
    <w:p w14:paraId="7F9B28AC" w14:textId="77777777" w:rsidR="00083B4D" w:rsidRPr="00887067" w:rsidRDefault="00083B4D" w:rsidP="00AF647B">
      <w:pPr>
        <w:pStyle w:val="Heading1"/>
        <w:rPr>
          <w:rFonts w:ascii="Times New Roman" w:hAnsi="Times New Roman" w:cs="Times New Roman"/>
        </w:rPr>
      </w:pPr>
      <w:bookmarkStart w:id="39" w:name="_Toc532543988"/>
      <w:bookmarkStart w:id="40" w:name="_Toc532392350"/>
      <w:r w:rsidRPr="00887067">
        <w:lastRenderedPageBreak/>
        <w:t>Introduktion.</w:t>
      </w:r>
      <w:bookmarkEnd w:id="39"/>
      <w:bookmarkEnd w:id="40"/>
    </w:p>
    <w:p w14:paraId="7E744804" w14:textId="3F98F580" w:rsidR="00083B4D" w:rsidRPr="00887067" w:rsidRDefault="00083B4D" w:rsidP="00AF647B">
      <w:pPr>
        <w:rPr>
          <w:rFonts w:ascii="Times New Roman" w:hAnsi="Times New Roman" w:cs="Times New Roman"/>
        </w:rPr>
        <w:pPrChange w:id="41" w:author="Ofelia Symes" w:date="2018-12-14T10:11:00Z">
          <w:pPr>
            <w:spacing w:line="360" w:lineRule="auto"/>
          </w:pPr>
        </w:pPrChange>
      </w:pPr>
      <w:r w:rsidRPr="00887067">
        <w:t xml:space="preserve">CC Byg er en applikation, der skal bruges af et mindre murerfirma til at holde styr på lager, projekter, udgifter og medarbejdere. Applikationen og udarbejdelsen af denne rapport er </w:t>
      </w:r>
      <w:ins w:id="42" w:author="Gitte Sevel Bilenberg" w:date="2018-12-14T10:11:00Z">
        <w:r w:rsidR="00896D8F">
          <w:t xml:space="preserve">lavet </w:t>
        </w:r>
      </w:ins>
      <w:r w:rsidRPr="00887067">
        <w:t>ud fra et ønske om at imødekomme kundens krav, behov og forventninger. Håbet er at applikationen vil kunne hjælpe med den daglige projektstyring samt fakturering, da den vil overskueliggøre vareforbruget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commentRangeStart w:id="43"/>
      <w:r w:rsidR="00240BB9">
        <w:t>5</w:t>
      </w:r>
      <w:commentRangeEnd w:id="43"/>
      <w:r w:rsidR="00240BB9">
        <w:rPr>
          <w:rStyle w:val="CommentReference"/>
        </w:rPr>
        <w:commentReference w:id="43"/>
      </w:r>
      <w:del w:id="44" w:author="Gitte Sevel Bilenberg" w:date="2018-12-14T10:11:00Z">
        <w:r w:rsidR="00EC24D5" w:rsidRPr="00EC24D5">
          <w:rPr>
            <w:highlight w:val="magenta"/>
          </w:rPr>
          <w:delText>SIDETAL</w:delText>
        </w:r>
      </w:del>
      <w:r w:rsidRPr="00887067">
        <w:t>).</w:t>
      </w:r>
    </w:p>
    <w:p w14:paraId="4DFBBEA8" w14:textId="77777777" w:rsidR="00083B4D" w:rsidRPr="00887067" w:rsidRDefault="00083B4D" w:rsidP="00AF647B">
      <w:pPr>
        <w:rPr>
          <w:rPrChange w:id="45" w:author="Ofelia Symes" w:date="2018-12-14T10:11:00Z">
            <w:rPr>
              <w:rFonts w:ascii="Times New Roman" w:hAnsi="Times New Roman"/>
            </w:rPr>
          </w:rPrChange>
        </w:rPr>
        <w:pPrChange w:id="46" w:author="Ofelia Symes" w:date="2018-12-14T10:11:00Z">
          <w:pPr>
            <w:spacing w:line="360" w:lineRule="auto"/>
          </w:pPr>
        </w:pPrChange>
      </w:pPr>
    </w:p>
    <w:p w14:paraId="4DCE20F3" w14:textId="77777777" w:rsidR="00083B4D" w:rsidRPr="00887067" w:rsidRDefault="00083B4D" w:rsidP="00AF647B">
      <w:pPr>
        <w:rPr>
          <w:rFonts w:ascii="Times New Roman" w:hAnsi="Times New Roman" w:cs="Times New Roman"/>
        </w:rPr>
        <w:pPrChange w:id="47" w:author="Ofelia Symes" w:date="2018-12-14T10:11:00Z">
          <w:pPr>
            <w:spacing w:line="360" w:lineRule="auto"/>
          </w:pPr>
        </w:pPrChange>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w:t>
      </w:r>
      <w:bookmarkStart w:id="48" w:name="_GoBack"/>
      <w:bookmarkEnd w:id="48"/>
      <w:r w:rsidRPr="00887067">
        <w:t>antallet af disse samt tilføje og administrere materialer til forskellige byggesager. Ydermere skal den kunne vise et medarbejderkartotek og tidligere lukkede byggesager.</w:t>
      </w:r>
    </w:p>
    <w:p w14:paraId="77D2F605" w14:textId="77777777" w:rsidR="00083B4D" w:rsidRPr="00887067" w:rsidRDefault="00083B4D" w:rsidP="00AF647B">
      <w:pPr>
        <w:rPr>
          <w:rPrChange w:id="49" w:author="Ofelia Symes" w:date="2018-12-14T10:11:00Z">
            <w:rPr>
              <w:rFonts w:ascii="Times New Roman" w:hAnsi="Times New Roman"/>
            </w:rPr>
          </w:rPrChange>
        </w:rPr>
        <w:pPrChange w:id="50" w:author="Ofelia Symes" w:date="2018-12-14T10:11:00Z">
          <w:pPr>
            <w:spacing w:line="360" w:lineRule="auto"/>
          </w:pPr>
        </w:pPrChange>
      </w:pPr>
    </w:p>
    <w:p w14:paraId="733525A9" w14:textId="77777777" w:rsidR="00083B4D" w:rsidRPr="00887067" w:rsidRDefault="00083B4D" w:rsidP="00AF647B">
      <w:pPr>
        <w:pStyle w:val="Heading1"/>
        <w:rPr>
          <w:rFonts w:ascii="Times New Roman" w:hAnsi="Times New Roman" w:cs="Times New Roman"/>
        </w:rPr>
      </w:pPr>
      <w:bookmarkStart w:id="51" w:name="_Toc532543989"/>
      <w:bookmarkStart w:id="52" w:name="_Toc532392351"/>
      <w:r w:rsidRPr="00887067">
        <w:t>Problemformulering.</w:t>
      </w:r>
      <w:bookmarkEnd w:id="51"/>
      <w:bookmarkEnd w:id="52"/>
    </w:p>
    <w:p w14:paraId="58F2AA5F" w14:textId="77777777" w:rsidR="00083B4D" w:rsidRPr="00887067" w:rsidRDefault="00083B4D" w:rsidP="00AF647B">
      <w:pPr>
        <w:rPr>
          <w:rPrChange w:id="53" w:author="Ofelia Symes" w:date="2018-12-14T10:11:00Z">
            <w:rPr>
              <w:rFonts w:ascii="Times New Roman" w:hAnsi="Times New Roman"/>
            </w:rPr>
          </w:rPrChange>
        </w:rPr>
        <w:pPrChange w:id="54" w:author="Ofelia Symes" w:date="2018-12-14T10:11:00Z">
          <w:pPr>
            <w:spacing w:line="360" w:lineRule="auto"/>
          </w:pPr>
        </w:pPrChange>
      </w:pPr>
    </w:p>
    <w:p w14:paraId="707EE097" w14:textId="77777777" w:rsidR="00083B4D" w:rsidRPr="00887067" w:rsidRDefault="00083B4D" w:rsidP="00AF647B">
      <w:pPr>
        <w:rPr>
          <w:rFonts w:ascii="Times New Roman" w:hAnsi="Times New Roman" w:cs="Times New Roman"/>
        </w:rPr>
        <w:pPrChange w:id="55" w:author="Ofelia Symes" w:date="2018-12-14T10:11:00Z">
          <w:pPr>
            <w:spacing w:line="360" w:lineRule="auto"/>
          </w:pPr>
        </w:pPrChange>
      </w:pPr>
      <w:r w:rsidRPr="00887067">
        <w:rPr>
          <w:rPrChange w:id="56" w:author="Ofelia Symes" w:date="2018-12-14T10:11:00Z">
            <w:rPr>
              <w:i/>
            </w:rPr>
          </w:rPrChange>
        </w:rPr>
        <w:t>”Hvordan kan Unified Process (UP), C#-programmering og relationsdatabaser blive brugt til udvikling og implementering af et mindre IT-system?”</w:t>
      </w:r>
    </w:p>
    <w:p w14:paraId="4E7AF824" w14:textId="77777777" w:rsidR="00083B4D" w:rsidRPr="00887067" w:rsidRDefault="00083B4D" w:rsidP="00AF647B">
      <w:pPr>
        <w:rPr>
          <w:rFonts w:ascii="Times New Roman" w:hAnsi="Times New Roman" w:cs="Times New Roman"/>
        </w:rPr>
        <w:pPrChange w:id="57" w:author="Ofelia Symes" w:date="2018-12-14T10:11:00Z">
          <w:pPr>
            <w:spacing w:line="360" w:lineRule="auto"/>
          </w:pPr>
        </w:pPrChange>
      </w:pPr>
      <w:r w:rsidRPr="00887067">
        <w:t>Vores underspørgsmål er:</w:t>
      </w:r>
    </w:p>
    <w:p w14:paraId="5E8E5D82" w14:textId="77777777" w:rsidR="00083B4D" w:rsidRPr="00887067" w:rsidRDefault="00083B4D" w:rsidP="00AF647B">
      <w:pPr>
        <w:pStyle w:val="ListParagraph"/>
        <w:numPr>
          <w:ilvl w:val="0"/>
          <w:numId w:val="8"/>
        </w:numPr>
        <w:pPrChange w:id="58" w:author="Ofelia Symes" w:date="2018-12-14T10:11:00Z">
          <w:pPr>
            <w:pStyle w:val="ListParagraph"/>
            <w:numPr>
              <w:numId w:val="8"/>
            </w:numPr>
            <w:ind w:hanging="360"/>
          </w:pPr>
        </w:pPrChange>
      </w:pPr>
      <w:r w:rsidRPr="00887067">
        <w:t>Hvordan kan virksomheden få synliggjort fx manglende materialer?</w:t>
      </w:r>
    </w:p>
    <w:p w14:paraId="16A63BAA" w14:textId="77777777" w:rsidR="00083B4D" w:rsidRPr="00887067" w:rsidRDefault="00083B4D" w:rsidP="00AF647B">
      <w:pPr>
        <w:pStyle w:val="ListParagraph"/>
        <w:numPr>
          <w:ilvl w:val="0"/>
          <w:numId w:val="8"/>
        </w:numPr>
        <w:pPrChange w:id="59" w:author="Ofelia Symes" w:date="2018-12-14T10:11:00Z">
          <w:pPr>
            <w:pStyle w:val="ListParagraph"/>
            <w:numPr>
              <w:numId w:val="8"/>
            </w:numPr>
            <w:ind w:hanging="360"/>
          </w:pPr>
        </w:pPrChange>
      </w:pPr>
      <w:r w:rsidRPr="00887067">
        <w:t>Hvordan kan virksomheden nemmere håndtere igangværende byggeprojekter og allokere materialer til disse?</w:t>
      </w:r>
    </w:p>
    <w:p w14:paraId="024BB0C5" w14:textId="77777777" w:rsidR="00083B4D" w:rsidRPr="00887067" w:rsidRDefault="00083B4D" w:rsidP="00AF647B">
      <w:pPr>
        <w:pStyle w:val="ListParagraph"/>
        <w:numPr>
          <w:ilvl w:val="0"/>
          <w:numId w:val="8"/>
        </w:numPr>
        <w:pPrChange w:id="60" w:author="Ofelia Symes" w:date="2018-12-14T10:11:00Z">
          <w:pPr>
            <w:pStyle w:val="ListParagraph"/>
            <w:numPr>
              <w:numId w:val="8"/>
            </w:numPr>
            <w:ind w:hanging="360"/>
          </w:pPr>
        </w:pPrChange>
      </w:pPr>
      <w:r w:rsidRPr="00887067">
        <w:lastRenderedPageBreak/>
        <w:t>Hvordan vil en elektronisk løsning forbedre CC Bygs drift?</w:t>
      </w:r>
    </w:p>
    <w:p w14:paraId="2CC91809" w14:textId="77777777" w:rsidR="00083B4D" w:rsidRPr="00887067" w:rsidRDefault="00083B4D" w:rsidP="00AF647B">
      <w:pPr>
        <w:pStyle w:val="ListParagraph"/>
        <w:numPr>
          <w:ilvl w:val="0"/>
          <w:numId w:val="8"/>
        </w:numPr>
        <w:pPrChange w:id="61" w:author="Ofelia Symes" w:date="2018-12-14T10:11:00Z">
          <w:pPr>
            <w:pStyle w:val="ListParagraph"/>
            <w:numPr>
              <w:numId w:val="8"/>
            </w:numPr>
            <w:ind w:hanging="360"/>
          </w:pPr>
        </w:pPrChange>
      </w:pPr>
      <w:r w:rsidRPr="00887067">
        <w:t>Hvordan kan man udvikle et lagerbeholdningssystem i C# med en database som hjælper virksomheden?</w:t>
      </w:r>
    </w:p>
    <w:p w14:paraId="39ABDA07" w14:textId="77777777" w:rsidR="00083B4D" w:rsidRPr="00887067" w:rsidRDefault="00887067" w:rsidP="00AF647B">
      <w:pPr>
        <w:rPr>
          <w:rFonts w:ascii="Times New Roman" w:hAnsi="Times New Roman" w:cs="Times New Roman"/>
        </w:rPr>
        <w:pPrChange w:id="62" w:author="Ofelia Symes" w:date="2018-12-14T10:11:00Z">
          <w:pPr>
            <w:spacing w:line="360" w:lineRule="auto"/>
          </w:pPr>
        </w:pPrChange>
      </w:pPr>
      <w:r>
        <w:br/>
      </w:r>
      <w:r w:rsidR="00083B4D" w:rsidRPr="00887067">
        <w:t>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Unified Process, at vi kan programmere i C# samt benytte os af relationsdatabaser.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use case). Vores gruppe har under det fulde projektarbejde derfor bestået af følgende medlemmer:</w:t>
      </w:r>
    </w:p>
    <w:p w14:paraId="10D81756" w14:textId="77777777" w:rsidR="00887067" w:rsidRDefault="00083B4D" w:rsidP="00AF647B">
      <w:pPr>
        <w:pStyle w:val="ListParagraph"/>
        <w:numPr>
          <w:ilvl w:val="0"/>
          <w:numId w:val="11"/>
        </w:numPr>
        <w:pPrChange w:id="63" w:author="Ofelia Symes" w:date="2018-12-14T10:11:00Z">
          <w:pPr>
            <w:pStyle w:val="ListParagraph"/>
            <w:numPr>
              <w:numId w:val="11"/>
            </w:numPr>
            <w:ind w:hanging="360"/>
          </w:pPr>
        </w:pPrChange>
      </w:pPr>
      <w:r w:rsidRPr="00887067">
        <w:t>Gitte Bilenberg</w:t>
      </w:r>
    </w:p>
    <w:p w14:paraId="4D03FB15" w14:textId="77777777" w:rsidR="00083B4D" w:rsidRPr="00887067" w:rsidRDefault="00083B4D" w:rsidP="00AF647B">
      <w:pPr>
        <w:pStyle w:val="ListParagraph"/>
        <w:numPr>
          <w:ilvl w:val="0"/>
          <w:numId w:val="11"/>
        </w:numPr>
        <w:rPr>
          <w:rFonts w:ascii="Times New Roman" w:hAnsi="Times New Roman" w:cs="Times New Roman"/>
        </w:rPr>
        <w:pPrChange w:id="64" w:author="Ofelia Symes" w:date="2018-12-14T10:11:00Z">
          <w:pPr>
            <w:pStyle w:val="ListParagraph"/>
            <w:numPr>
              <w:numId w:val="11"/>
            </w:numPr>
            <w:ind w:hanging="360"/>
          </w:pPr>
        </w:pPrChange>
      </w:pPr>
      <w:r w:rsidRPr="00887067">
        <w:t>Emil Hammer</w:t>
      </w:r>
    </w:p>
    <w:p w14:paraId="2CC4415A" w14:textId="77777777" w:rsidR="00887067" w:rsidRPr="00887067" w:rsidRDefault="00083B4D" w:rsidP="00AF647B">
      <w:pPr>
        <w:pStyle w:val="ListParagraph"/>
        <w:numPr>
          <w:ilvl w:val="0"/>
          <w:numId w:val="11"/>
        </w:numPr>
        <w:rPr>
          <w:rFonts w:ascii="Times New Roman" w:hAnsi="Times New Roman" w:cs="Times New Roman"/>
        </w:rPr>
        <w:pPrChange w:id="65" w:author="Ofelia Symes" w:date="2018-12-14T10:11:00Z">
          <w:pPr>
            <w:pStyle w:val="ListParagraph"/>
            <w:numPr>
              <w:numId w:val="11"/>
            </w:numPr>
            <w:ind w:hanging="360"/>
          </w:pPr>
        </w:pPrChange>
      </w:pPr>
      <w:r w:rsidRPr="00887067">
        <w:t>Daniel Møller</w:t>
      </w:r>
    </w:p>
    <w:p w14:paraId="000BE2AE" w14:textId="77777777" w:rsidR="00083B4D" w:rsidRPr="00887067" w:rsidRDefault="00083B4D" w:rsidP="00AF647B">
      <w:pPr>
        <w:pStyle w:val="ListParagraph"/>
        <w:numPr>
          <w:ilvl w:val="0"/>
          <w:numId w:val="11"/>
        </w:numPr>
        <w:rPr>
          <w:rFonts w:ascii="Times New Roman" w:hAnsi="Times New Roman" w:cs="Times New Roman"/>
        </w:rPr>
        <w:pPrChange w:id="66" w:author="Ofelia Symes" w:date="2018-12-14T10:11:00Z">
          <w:pPr>
            <w:pStyle w:val="ListParagraph"/>
            <w:numPr>
              <w:numId w:val="11"/>
            </w:numPr>
            <w:ind w:hanging="360"/>
          </w:pPr>
        </w:pPrChange>
      </w:pPr>
      <w:r w:rsidRPr="00887067">
        <w:t>Ofelia Symes</w:t>
      </w:r>
    </w:p>
    <w:p w14:paraId="6303DD8A" w14:textId="77777777" w:rsidR="00807B08" w:rsidRPr="00887067" w:rsidRDefault="00807B08" w:rsidP="00AF647B">
      <w:pPr>
        <w:rPr>
          <w:rPrChange w:id="67" w:author="Ofelia Symes" w:date="2018-12-14T10:11:00Z">
            <w:rPr>
              <w:kern w:val="36"/>
            </w:rPr>
          </w:rPrChange>
        </w:rPr>
        <w:pPrChange w:id="68" w:author="Ofelia Symes" w:date="2018-12-14T10:11:00Z">
          <w:pPr>
            <w:spacing w:line="360" w:lineRule="auto"/>
          </w:pPr>
        </w:pPrChange>
      </w:pPr>
      <w:r w:rsidRPr="00887067">
        <w:rPr>
          <w:rPrChange w:id="69" w:author="Ofelia Symes" w:date="2018-12-14T10:11:00Z">
            <w:rPr>
              <w:kern w:val="36"/>
            </w:rPr>
          </w:rPrChange>
        </w:rPr>
        <w:br w:type="page"/>
      </w:r>
    </w:p>
    <w:p w14:paraId="2656D70B" w14:textId="77777777" w:rsidR="00083B4D" w:rsidRPr="00887067" w:rsidRDefault="00083B4D" w:rsidP="00AF647B">
      <w:pPr>
        <w:pStyle w:val="Heading1"/>
        <w:rPr>
          <w:rFonts w:ascii="Times New Roman" w:hAnsi="Times New Roman" w:cs="Times New Roman"/>
        </w:rPr>
      </w:pPr>
      <w:bookmarkStart w:id="70" w:name="_Toc532543990"/>
      <w:bookmarkStart w:id="71" w:name="_Toc532392352"/>
      <w:r w:rsidRPr="00887067">
        <w:lastRenderedPageBreak/>
        <w:t>Første iteration</w:t>
      </w:r>
      <w:bookmarkEnd w:id="70"/>
      <w:bookmarkEnd w:id="71"/>
    </w:p>
    <w:p w14:paraId="6C84954A" w14:textId="77777777" w:rsidR="00083B4D" w:rsidRPr="00887067" w:rsidRDefault="00083B4D" w:rsidP="00AF647B">
      <w:pPr>
        <w:pStyle w:val="Heading2"/>
        <w:rPr>
          <w:rFonts w:ascii="Times New Roman" w:hAnsi="Times New Roman" w:cs="Times New Roman"/>
        </w:rPr>
      </w:pPr>
      <w:bookmarkStart w:id="72" w:name="_Toc532543991"/>
      <w:bookmarkStart w:id="73" w:name="_Toc532392353"/>
      <w:r w:rsidRPr="00887067">
        <w:t>Inceptionfasen</w:t>
      </w:r>
      <w:bookmarkEnd w:id="72"/>
      <w:bookmarkEnd w:id="73"/>
    </w:p>
    <w:p w14:paraId="35601EFC" w14:textId="6DC7AB0C" w:rsidR="00083B4D" w:rsidRPr="00887067" w:rsidRDefault="00083B4D" w:rsidP="00AF647B">
      <w:pPr>
        <w:rPr>
          <w:rFonts w:ascii="Times New Roman" w:hAnsi="Times New Roman" w:cs="Times New Roman"/>
        </w:rPr>
        <w:pPrChange w:id="74" w:author="Ofelia Symes" w:date="2018-12-14T10:11:00Z">
          <w:pPr>
            <w:spacing w:line="360" w:lineRule="auto"/>
          </w:pPr>
        </w:pPrChange>
      </w:pPr>
      <w:r w:rsidRPr="00887067">
        <w:t>Inceptionfasen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del w:id="75" w:author="Ofelia Symes" w:date="2018-12-14T10:11:00Z">
        <w:r w:rsidRPr="00887067">
          <w:delText>..</w:delText>
        </w:r>
      </w:del>
      <w:ins w:id="76" w:author="Ofelia Symes" w:date="2018-12-14T10:11:00Z">
        <w:r w:rsidRPr="00887067">
          <w:t>.</w:t>
        </w:r>
      </w:ins>
    </w:p>
    <w:p w14:paraId="439180FD" w14:textId="1FF9E006" w:rsidR="00083B4D" w:rsidRPr="00887067" w:rsidRDefault="00083B4D" w:rsidP="00AF647B">
      <w:pPr>
        <w:rPr>
          <w:rFonts w:ascii="Times New Roman" w:hAnsi="Times New Roman" w:cs="Times New Roman"/>
        </w:rPr>
        <w:pPrChange w:id="77" w:author="Ofelia Symes" w:date="2018-12-14T10:11:00Z">
          <w:pPr>
            <w:spacing w:line="360" w:lineRule="auto"/>
          </w:pPr>
        </w:pPrChange>
      </w:pPr>
      <w:r w:rsidRPr="00887067">
        <w:t>For at kunne</w:t>
      </w:r>
      <w:r w:rsidR="004975D1">
        <w:t xml:space="preserve"> </w:t>
      </w:r>
      <w:del w:id="78" w:author="Ofelia Symes" w:date="2018-12-14T10:11:00Z">
        <w:r w:rsidRPr="00887067">
          <w:delText>analysere virksomheden</w:delText>
        </w:r>
      </w:del>
      <w:ins w:id="79" w:author="Ofelia Symes" w:date="2018-12-14T10:11:00Z">
        <w:r w:rsidR="004975D1">
          <w:t>lave en virksomhedsanalyse</w:t>
        </w:r>
      </w:ins>
      <w:r w:rsidRPr="00887067">
        <w:t xml:space="preserve"> og dens behov, har vi benyttet os af forskellige analyseværktøjer, nemlig Business Model Canvas, Porters Five Forces, SWOT, Parametermix, BCG Matrix og en Business Case.</w:t>
      </w:r>
    </w:p>
    <w:p w14:paraId="400E42C7" w14:textId="77777777" w:rsidR="00083B4D" w:rsidRPr="00887067" w:rsidRDefault="00083B4D" w:rsidP="00AF647B">
      <w:pPr>
        <w:rPr>
          <w:rPrChange w:id="80" w:author="Ofelia Symes" w:date="2018-12-14T10:11:00Z">
            <w:rPr>
              <w:rFonts w:ascii="Times New Roman" w:hAnsi="Times New Roman"/>
            </w:rPr>
          </w:rPrChange>
        </w:rPr>
        <w:pPrChange w:id="81" w:author="Ofelia Symes" w:date="2018-12-14T10:11:00Z">
          <w:pPr>
            <w:spacing w:line="360" w:lineRule="auto"/>
          </w:pPr>
        </w:pPrChange>
      </w:pPr>
    </w:p>
    <w:p w14:paraId="7E249019" w14:textId="77777777" w:rsidR="00083B4D" w:rsidRPr="00887067" w:rsidRDefault="00083B4D" w:rsidP="00AF647B">
      <w:pPr>
        <w:pStyle w:val="Heading2"/>
        <w:rPr>
          <w:rFonts w:ascii="Times New Roman" w:hAnsi="Times New Roman" w:cs="Times New Roman"/>
        </w:rPr>
      </w:pPr>
      <w:bookmarkStart w:id="82" w:name="_Toc532543992"/>
      <w:bookmarkStart w:id="83" w:name="_Toc532392354"/>
      <w:r w:rsidRPr="00887067">
        <w:t>Projektetablering</w:t>
      </w:r>
      <w:bookmarkEnd w:id="82"/>
      <w:bookmarkEnd w:id="83"/>
    </w:p>
    <w:p w14:paraId="5BB91E0B" w14:textId="77777777" w:rsidR="00083B4D" w:rsidRPr="00887067" w:rsidRDefault="00083B4D" w:rsidP="00AF647B">
      <w:pPr>
        <w:rPr>
          <w:rFonts w:ascii="Times New Roman" w:hAnsi="Times New Roman" w:cs="Times New Roman"/>
        </w:rPr>
        <w:pPrChange w:id="84" w:author="Ofelia Symes" w:date="2018-12-14T10:11:00Z">
          <w:pPr>
            <w:spacing w:line="360" w:lineRule="auto"/>
          </w:pPr>
        </w:pPrChange>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14:paraId="67C27BB6" w14:textId="77777777" w:rsidR="00083B4D" w:rsidRPr="00887067" w:rsidRDefault="00083B4D" w:rsidP="00AF647B">
      <w:pPr>
        <w:rPr>
          <w:rPrChange w:id="85" w:author="Ofelia Symes" w:date="2018-12-14T10:11:00Z">
            <w:rPr>
              <w:rFonts w:ascii="Times New Roman" w:hAnsi="Times New Roman"/>
            </w:rPr>
          </w:rPrChange>
        </w:rPr>
        <w:pPrChange w:id="86" w:author="Ofelia Symes" w:date="2018-12-14T10:11:00Z">
          <w:pPr>
            <w:spacing w:line="360" w:lineRule="auto"/>
          </w:pPr>
        </w:pPrChange>
      </w:pPr>
    </w:p>
    <w:tbl>
      <w:tblPr>
        <w:tblW w:w="0" w:type="auto"/>
        <w:tblCellMar>
          <w:top w:w="15" w:type="dxa"/>
          <w:left w:w="15" w:type="dxa"/>
          <w:bottom w:w="15" w:type="dxa"/>
          <w:right w:w="15" w:type="dxa"/>
        </w:tblCellMar>
        <w:tblLook w:val="04A0" w:firstRow="1" w:lastRow="0" w:firstColumn="1" w:lastColumn="0" w:noHBand="0" w:noVBand="1"/>
        <w:tblPrChange w:id="87" w:author="Gitte Sevel Bilenberg" w:date="2018-12-14T10:11:00Z">
          <w:tblPr>
            <w:tblW w:w="0" w:type="auto"/>
            <w:tblCellMar>
              <w:top w:w="15" w:type="dxa"/>
              <w:left w:w="15" w:type="dxa"/>
              <w:bottom w:w="15" w:type="dxa"/>
              <w:right w:w="15" w:type="dxa"/>
            </w:tblCellMar>
            <w:tblLook w:val="04A0" w:firstRow="1" w:lastRow="0" w:firstColumn="1" w:lastColumn="0" w:noHBand="0" w:noVBand="1"/>
          </w:tblPr>
        </w:tblPrChange>
      </w:tblPr>
      <w:tblGrid>
        <w:gridCol w:w="859"/>
        <w:gridCol w:w="1833"/>
        <w:gridCol w:w="1889"/>
        <w:tblGridChange w:id="88">
          <w:tblGrid>
            <w:gridCol w:w="859"/>
            <w:gridCol w:w="1833"/>
            <w:gridCol w:w="1889"/>
          </w:tblGrid>
        </w:tblGridChange>
      </w:tblGrid>
      <w:tr w:rsidR="00083B4D" w:rsidRPr="00887067" w14:paraId="52383428" w14:textId="77777777" w:rsidTr="00896D8F">
        <w:trPr>
          <w:trHeight w:val="391"/>
          <w:trPrChange w:id="89" w:author="Gitte Sevel Bilenberg" w:date="2018-12-14T10:11:00Z">
            <w:trPr>
              <w:trHeight w:val="64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0"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B10EEA7" w14:textId="77777777" w:rsidR="00083B4D" w:rsidRPr="00887067" w:rsidRDefault="00083B4D" w:rsidP="00AF647B">
            <w:pPr>
              <w:rPr>
                <w:rFonts w:ascii="Times New Roman" w:hAnsi="Times New Roman" w:cs="Times New Roman"/>
              </w:rPr>
              <w:pPrChange w:id="91" w:author="Ofelia Symes" w:date="2018-12-14T10:11:00Z">
                <w:pPr>
                  <w:spacing w:line="360" w:lineRule="auto"/>
                </w:pPr>
              </w:pPrChange>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2"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3A047F9" w14:textId="77777777" w:rsidR="00083B4D" w:rsidRPr="00887067" w:rsidRDefault="00083B4D" w:rsidP="00AF647B">
            <w:pPr>
              <w:rPr>
                <w:rFonts w:ascii="Times New Roman" w:hAnsi="Times New Roman" w:cs="Times New Roman"/>
              </w:rPr>
              <w:pPrChange w:id="93" w:author="Ofelia Symes" w:date="2018-12-14T10:11:00Z">
                <w:pPr>
                  <w:spacing w:line="360" w:lineRule="auto"/>
                </w:pPr>
              </w:pPrChange>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4"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6F5E3FC" w14:textId="77777777" w:rsidR="00083B4D" w:rsidRPr="00887067" w:rsidRDefault="00083B4D" w:rsidP="00AF647B">
            <w:pPr>
              <w:rPr>
                <w:rFonts w:ascii="Times New Roman" w:hAnsi="Times New Roman" w:cs="Times New Roman"/>
              </w:rPr>
              <w:pPrChange w:id="95" w:author="Ofelia Symes" w:date="2018-12-14T10:11:00Z">
                <w:pPr>
                  <w:spacing w:line="360" w:lineRule="auto"/>
                </w:pPr>
              </w:pPrChange>
            </w:pPr>
            <w:r w:rsidRPr="00887067">
              <w:t>Svagheder</w:t>
            </w:r>
          </w:p>
        </w:tc>
      </w:tr>
      <w:tr w:rsidR="00083B4D" w:rsidRPr="00887067" w14:paraId="53E1CD2E" w14:textId="77777777" w:rsidTr="00896D8F">
        <w:trPr>
          <w:trHeight w:val="445"/>
          <w:trPrChange w:id="96" w:author="Gitte Sevel Bilenberg" w:date="2018-12-14T10:11:00Z">
            <w:trPr>
              <w:trHeight w:val="64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7"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135B4E0" w14:textId="77777777" w:rsidR="00083B4D" w:rsidRPr="00887067" w:rsidRDefault="00083B4D" w:rsidP="00AF647B">
            <w:pPr>
              <w:rPr>
                <w:rFonts w:ascii="Times New Roman" w:hAnsi="Times New Roman" w:cs="Times New Roman"/>
              </w:rPr>
              <w:pPrChange w:id="98" w:author="Ofelia Symes" w:date="2018-12-14T10:11:00Z">
                <w:pPr>
                  <w:spacing w:line="360" w:lineRule="auto"/>
                </w:pPr>
              </w:pPrChange>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9"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468E71E" w14:textId="77777777" w:rsidR="00083B4D" w:rsidRPr="00887067" w:rsidRDefault="00083B4D" w:rsidP="00AF647B">
            <w:pPr>
              <w:rPr>
                <w:rFonts w:ascii="Times New Roman" w:hAnsi="Times New Roman" w:cs="Times New Roman"/>
              </w:rPr>
              <w:pPrChange w:id="100" w:author="Ofelia Symes" w:date="2018-12-14T10:11:00Z">
                <w:pPr>
                  <w:spacing w:line="360" w:lineRule="auto"/>
                </w:pPr>
              </w:pPrChange>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01"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7773966" w14:textId="77777777" w:rsidR="00083B4D" w:rsidRPr="00887067" w:rsidRDefault="00083B4D" w:rsidP="00AF647B">
            <w:pPr>
              <w:rPr>
                <w:rFonts w:ascii="Times New Roman" w:hAnsi="Times New Roman" w:cs="Times New Roman"/>
              </w:rPr>
              <w:pPrChange w:id="102" w:author="Ofelia Symes" w:date="2018-12-14T10:11:00Z">
                <w:pPr>
                  <w:spacing w:line="360" w:lineRule="auto"/>
                </w:pPr>
              </w:pPrChange>
            </w:pPr>
            <w:r w:rsidRPr="00887067">
              <w:t>Design</w:t>
            </w:r>
          </w:p>
        </w:tc>
      </w:tr>
      <w:tr w:rsidR="00083B4D" w:rsidRPr="00887067" w14:paraId="2CDA65E4"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305C" w14:textId="77777777" w:rsidR="00083B4D" w:rsidRPr="00887067" w:rsidRDefault="00083B4D" w:rsidP="00AF647B">
            <w:pPr>
              <w:rPr>
                <w:rFonts w:ascii="Times New Roman" w:hAnsi="Times New Roman" w:cs="Times New Roman"/>
              </w:rPr>
              <w:pPrChange w:id="103" w:author="Ofelia Symes" w:date="2018-12-14T10:11:00Z">
                <w:pPr>
                  <w:spacing w:line="360" w:lineRule="auto"/>
                </w:pPr>
              </w:pPrChange>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0FA4F" w14:textId="77777777" w:rsidR="00083B4D" w:rsidRPr="00887067" w:rsidRDefault="00083B4D" w:rsidP="00AF647B">
            <w:pPr>
              <w:rPr>
                <w:rFonts w:ascii="Times New Roman" w:hAnsi="Times New Roman" w:cs="Times New Roman"/>
              </w:rPr>
              <w:pPrChange w:id="104" w:author="Ofelia Symes" w:date="2018-12-14T10:11:00Z">
                <w:pPr>
                  <w:spacing w:line="360" w:lineRule="auto"/>
                </w:pPr>
              </w:pPrChange>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8E14" w14:textId="77777777" w:rsidR="00083B4D" w:rsidRPr="00887067" w:rsidRDefault="00083B4D" w:rsidP="00AF647B">
            <w:pPr>
              <w:rPr>
                <w:rFonts w:ascii="Times New Roman" w:hAnsi="Times New Roman" w:cs="Times New Roman"/>
              </w:rPr>
              <w:pPrChange w:id="105" w:author="Ofelia Symes" w:date="2018-12-14T10:11:00Z">
                <w:pPr>
                  <w:spacing w:line="360" w:lineRule="auto"/>
                </w:pPr>
              </w:pPrChange>
            </w:pPr>
            <w:r w:rsidRPr="00887067">
              <w:t>Programmering</w:t>
            </w:r>
          </w:p>
        </w:tc>
      </w:tr>
      <w:tr w:rsidR="00083B4D" w:rsidRPr="00887067" w14:paraId="6AF5665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A063" w14:textId="77777777" w:rsidR="00083B4D" w:rsidRPr="00887067" w:rsidRDefault="00083B4D" w:rsidP="00AF647B">
            <w:pPr>
              <w:rPr>
                <w:rFonts w:ascii="Times New Roman" w:hAnsi="Times New Roman" w:cs="Times New Roman"/>
              </w:rPr>
              <w:pPrChange w:id="106" w:author="Ofelia Symes" w:date="2018-12-14T10:11:00Z">
                <w:pPr>
                  <w:spacing w:line="360" w:lineRule="auto"/>
                </w:pPr>
              </w:pPrChange>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D786" w14:textId="77777777" w:rsidR="00083B4D" w:rsidRPr="00887067" w:rsidRDefault="00083B4D" w:rsidP="00AF647B">
            <w:pPr>
              <w:rPr>
                <w:rFonts w:ascii="Times New Roman" w:hAnsi="Times New Roman" w:cs="Times New Roman"/>
              </w:rPr>
              <w:pPrChange w:id="107" w:author="Ofelia Symes" w:date="2018-12-14T10:11:00Z">
                <w:pPr>
                  <w:spacing w:line="360" w:lineRule="auto"/>
                </w:pPr>
              </w:pPrChange>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F631" w14:textId="77777777" w:rsidR="00083B4D" w:rsidRPr="00887067" w:rsidRDefault="00083B4D" w:rsidP="00AF647B">
            <w:pPr>
              <w:rPr>
                <w:rFonts w:ascii="Times New Roman" w:hAnsi="Times New Roman" w:cs="Times New Roman"/>
              </w:rPr>
              <w:pPrChange w:id="108" w:author="Ofelia Symes" w:date="2018-12-14T10:11:00Z">
                <w:pPr>
                  <w:spacing w:line="360" w:lineRule="auto"/>
                </w:pPr>
              </w:pPrChange>
            </w:pPr>
            <w:r w:rsidRPr="00887067">
              <w:t>Programmering</w:t>
            </w:r>
          </w:p>
        </w:tc>
      </w:tr>
      <w:tr w:rsidR="00083B4D" w:rsidRPr="00887067" w14:paraId="10306D2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7F82" w14:textId="77777777" w:rsidR="00083B4D" w:rsidRPr="00887067" w:rsidRDefault="00083B4D" w:rsidP="00AF647B">
            <w:pPr>
              <w:rPr>
                <w:rFonts w:ascii="Times New Roman" w:hAnsi="Times New Roman" w:cs="Times New Roman"/>
              </w:rPr>
              <w:pPrChange w:id="109" w:author="Ofelia Symes" w:date="2018-12-14T10:11:00Z">
                <w:pPr>
                  <w:spacing w:line="360" w:lineRule="auto"/>
                </w:pPr>
              </w:pPrChange>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7EF6" w14:textId="77777777" w:rsidR="00083B4D" w:rsidRPr="00887067" w:rsidRDefault="00083B4D" w:rsidP="00AF647B">
            <w:pPr>
              <w:rPr>
                <w:rFonts w:ascii="Times New Roman" w:hAnsi="Times New Roman" w:cs="Times New Roman"/>
              </w:rPr>
              <w:pPrChange w:id="110" w:author="Ofelia Symes" w:date="2018-12-14T10:11:00Z">
                <w:pPr>
                  <w:spacing w:line="360" w:lineRule="auto"/>
                </w:pPr>
              </w:pPrChange>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F69F3" w14:textId="77777777" w:rsidR="00083B4D" w:rsidRPr="00887067" w:rsidRDefault="00083B4D" w:rsidP="00AF647B">
            <w:pPr>
              <w:rPr>
                <w:rFonts w:ascii="Times New Roman" w:hAnsi="Times New Roman" w:cs="Times New Roman"/>
              </w:rPr>
              <w:pPrChange w:id="111" w:author="Ofelia Symes" w:date="2018-12-14T10:11:00Z">
                <w:pPr>
                  <w:spacing w:line="360" w:lineRule="auto"/>
                </w:pPr>
              </w:pPrChange>
            </w:pPr>
            <w:r w:rsidRPr="00887067">
              <w:t>Ingen specialitet</w:t>
            </w:r>
          </w:p>
        </w:tc>
      </w:tr>
    </w:tbl>
    <w:p w14:paraId="2CD8AE97" w14:textId="77777777" w:rsidR="00083B4D" w:rsidRPr="00887067" w:rsidRDefault="00083B4D" w:rsidP="00AF647B">
      <w:pPr>
        <w:rPr>
          <w:rPrChange w:id="112" w:author="Ofelia Symes" w:date="2018-12-14T10:11:00Z">
            <w:rPr>
              <w:rFonts w:ascii="Times New Roman" w:hAnsi="Times New Roman"/>
            </w:rPr>
          </w:rPrChange>
        </w:rPr>
        <w:pPrChange w:id="113" w:author="Ofelia Symes" w:date="2018-12-14T10:11:00Z">
          <w:pPr>
            <w:spacing w:line="360" w:lineRule="auto"/>
          </w:pPr>
        </w:pPrChange>
      </w:pPr>
    </w:p>
    <w:p w14:paraId="0FAE9187" w14:textId="77777777" w:rsidR="00807B08" w:rsidRPr="00887067" w:rsidRDefault="00083B4D" w:rsidP="00AF647B">
      <w:pPr>
        <w:pStyle w:val="Heading2"/>
      </w:pPr>
      <w:bookmarkStart w:id="114" w:name="_Toc532543993"/>
      <w:bookmarkStart w:id="115" w:name="_Toc532392355"/>
      <w:r w:rsidRPr="00887067">
        <w:t>Forventningsafstemning</w:t>
      </w:r>
      <w:bookmarkEnd w:id="114"/>
      <w:bookmarkEnd w:id="115"/>
    </w:p>
    <w:p w14:paraId="3711A423" w14:textId="501418FA" w:rsidR="00807B08" w:rsidRPr="00887067" w:rsidRDefault="00807B08" w:rsidP="00AF647B">
      <w:pPr>
        <w:pPrChange w:id="116" w:author="Ofelia Symes" w:date="2018-12-14T10:11:00Z">
          <w:pPr>
            <w:spacing w:line="360" w:lineRule="auto"/>
          </w:pPr>
        </w:pPrChange>
      </w:pPr>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w:t>
      </w:r>
      <w:ins w:id="117" w:author="Gitte Sevel Bilenberg" w:date="2018-12-14T09:53:00Z">
        <w:r w:rsidR="004C517B" w:rsidRPr="004C517B">
          <w:rPr>
            <w:highlight w:val="yellow"/>
          </w:rPr>
          <w:t>risikoen for at vi går fejl af hinanden i vores kommunikation</w:t>
        </w:r>
      </w:ins>
      <w:del w:id="118" w:author="Gitte Sevel Bilenberg" w:date="2018-12-14T09:53:00Z">
        <w:r w:rsidRPr="00887067">
          <w:delText xml:space="preserve">risici for </w:delText>
        </w:r>
        <w:r w:rsidR="001E20DF">
          <w:rPr>
            <w:highlight w:val="magenta"/>
          </w:rPr>
          <w:delText>miskommunikation</w:delText>
        </w:r>
      </w:del>
      <w:ins w:id="119" w:author="Gitte Sevel Bilenberg" w:date="2018-12-14T10:11:00Z">
        <w:r w:rsidR="001E20DF" w:rsidRPr="004C517B">
          <w:rPr>
            <w:highlight w:val="yellow"/>
            <w:rPrChange w:id="120" w:author="Gitte Sevel Bilenberg" w:date="2018-12-14T09:53:00Z">
              <w:rPr>
                <w:highlight w:val="magenta"/>
              </w:rPr>
            </w:rPrChange>
          </w:rPr>
          <w:t>.</w:t>
        </w:r>
      </w:ins>
      <w:del w:id="121" w:author="Gitte Sevel Bilenberg" w:date="2018-12-14T10:11:00Z">
        <w:r w:rsidRPr="00887067">
          <w:delText xml:space="preserve">risici for </w:delText>
        </w:r>
        <w:r w:rsidRPr="00887067">
          <w:rPr>
            <w:highlight w:val="magenta"/>
          </w:rPr>
          <w:delText>HMMMM</w:delText>
        </w:r>
      </w:del>
    </w:p>
    <w:p w14:paraId="3AD2A01E" w14:textId="77777777" w:rsidR="00083B4D" w:rsidRPr="00887067" w:rsidRDefault="00083B4D" w:rsidP="00AF647B">
      <w:pPr>
        <w:rPr>
          <w:rPrChange w:id="122" w:author="Ofelia Symes" w:date="2018-12-14T10:11:00Z">
            <w:rPr>
              <w:rFonts w:ascii="Times New Roman" w:hAnsi="Times New Roman"/>
            </w:rPr>
          </w:rPrChange>
        </w:rPr>
        <w:pPrChange w:id="123" w:author="Ofelia Symes" w:date="2018-12-14T10:11:00Z">
          <w:pPr>
            <w:spacing w:line="360" w:lineRule="auto"/>
          </w:pPr>
        </w:pPrChange>
      </w:pPr>
    </w:p>
    <w:p w14:paraId="3D556ABA" w14:textId="77777777" w:rsidR="00083B4D" w:rsidRPr="00887067" w:rsidRDefault="00083B4D" w:rsidP="00AF647B">
      <w:pPr>
        <w:rPr>
          <w:rFonts w:ascii="Times New Roman" w:hAnsi="Times New Roman" w:cs="Times New Roman"/>
        </w:rPr>
        <w:pPrChange w:id="124" w:author="Ofelia Symes" w:date="2018-12-14T10:11:00Z">
          <w:pPr>
            <w:spacing w:line="360" w:lineRule="auto"/>
          </w:pPr>
        </w:pPrChange>
      </w:pPr>
      <w:r w:rsidRPr="00887067">
        <w:t>Ambitionsniveau:</w:t>
      </w:r>
    </w:p>
    <w:p w14:paraId="10EC3485" w14:textId="77777777" w:rsidR="00083B4D" w:rsidRPr="00887067" w:rsidRDefault="00083B4D" w:rsidP="00AF647B">
      <w:pPr>
        <w:rPr>
          <w:rFonts w:ascii="Times New Roman" w:hAnsi="Times New Roman" w:cs="Times New Roman"/>
        </w:rPr>
        <w:pPrChange w:id="125" w:author="Ofelia Symes" w:date="2018-12-14T10:11:00Z">
          <w:pPr>
            <w:spacing w:line="360" w:lineRule="auto"/>
          </w:pPr>
        </w:pPrChange>
      </w:pPr>
      <w:r w:rsidRPr="00887067">
        <w:rPr>
          <w:rFonts w:ascii="Courier New" w:hAnsi="Courier New" w:cs="Courier New"/>
        </w:rPr>
        <w:t>o   </w:t>
      </w:r>
      <w:r w:rsidRPr="00887067">
        <w:t>Få et brugbart produkt.</w:t>
      </w:r>
    </w:p>
    <w:p w14:paraId="50A788B7" w14:textId="77777777" w:rsidR="00083B4D" w:rsidRPr="00887067" w:rsidRDefault="00083B4D" w:rsidP="00AF647B">
      <w:pPr>
        <w:rPr>
          <w:rFonts w:ascii="Times New Roman" w:hAnsi="Times New Roman" w:cs="Times New Roman"/>
        </w:rPr>
        <w:pPrChange w:id="126" w:author="Ofelia Symes" w:date="2018-12-14T10:11:00Z">
          <w:pPr>
            <w:spacing w:line="360" w:lineRule="auto"/>
          </w:pPr>
        </w:pPrChange>
      </w:pPr>
      <w:r w:rsidRPr="00887067">
        <w:rPr>
          <w:rFonts w:ascii="Courier New" w:hAnsi="Courier New" w:cs="Courier New"/>
        </w:rPr>
        <w:t>o   </w:t>
      </w:r>
      <w:r w:rsidRPr="00887067">
        <w:t>At få et færdigt produkt før tid, så der er tid til finpudsning og testning.</w:t>
      </w:r>
    </w:p>
    <w:p w14:paraId="4634A960" w14:textId="77777777" w:rsidR="00083B4D" w:rsidRPr="00887067" w:rsidRDefault="00083B4D" w:rsidP="00AF647B">
      <w:pPr>
        <w:rPr>
          <w:rFonts w:ascii="Times New Roman" w:hAnsi="Times New Roman" w:cs="Times New Roman"/>
        </w:rPr>
        <w:pPrChange w:id="127" w:author="Ofelia Symes" w:date="2018-12-14T10:11:00Z">
          <w:pPr>
            <w:spacing w:line="360" w:lineRule="auto"/>
          </w:pPr>
        </w:pPrChange>
      </w:pPr>
      <w:r w:rsidRPr="00887067">
        <w:rPr>
          <w:rFonts w:ascii="Courier New" w:hAnsi="Courier New" w:cs="Courier New"/>
        </w:rPr>
        <w:t>o   </w:t>
      </w:r>
      <w:r w:rsidRPr="00887067">
        <w:t>At levere et ordentligt resultat, hvor rapporten tydeligt viser og understøtter vores programmeringsarbejde.</w:t>
      </w:r>
    </w:p>
    <w:p w14:paraId="6D5299FE" w14:textId="77777777" w:rsidR="00083B4D" w:rsidRPr="00887067" w:rsidRDefault="00083B4D" w:rsidP="00AF647B">
      <w:pPr>
        <w:rPr>
          <w:rPrChange w:id="128" w:author="Ofelia Symes" w:date="2018-12-14T10:11:00Z">
            <w:rPr>
              <w:rFonts w:ascii="Times New Roman" w:hAnsi="Times New Roman"/>
            </w:rPr>
          </w:rPrChange>
        </w:rPr>
        <w:pPrChange w:id="129" w:author="Ofelia Symes" w:date="2018-12-14T10:11:00Z">
          <w:pPr>
            <w:spacing w:line="360" w:lineRule="auto"/>
          </w:pPr>
        </w:pPrChange>
      </w:pPr>
    </w:p>
    <w:p w14:paraId="14EAA87A" w14:textId="77777777" w:rsidR="00083B4D" w:rsidRPr="00887067" w:rsidRDefault="00083B4D" w:rsidP="00AF647B">
      <w:pPr>
        <w:rPr>
          <w:rFonts w:ascii="Times New Roman" w:hAnsi="Times New Roman" w:cs="Times New Roman"/>
        </w:rPr>
        <w:pPrChange w:id="130" w:author="Ofelia Symes" w:date="2018-12-14T10:11:00Z">
          <w:pPr>
            <w:spacing w:line="360" w:lineRule="auto"/>
          </w:pPr>
        </w:pPrChange>
      </w:pPr>
      <w:r w:rsidRPr="00887067">
        <w:t>Regler og aftaler:</w:t>
      </w:r>
    </w:p>
    <w:p w14:paraId="094E05E6" w14:textId="77777777" w:rsidR="00083B4D" w:rsidRPr="00887067" w:rsidRDefault="00083B4D" w:rsidP="00AF647B">
      <w:pPr>
        <w:rPr>
          <w:rFonts w:ascii="Times New Roman" w:hAnsi="Times New Roman" w:cs="Times New Roman"/>
        </w:rPr>
        <w:pPrChange w:id="131" w:author="Ofelia Symes" w:date="2018-12-14T10:11:00Z">
          <w:pPr>
            <w:spacing w:line="360" w:lineRule="auto"/>
          </w:pPr>
        </w:pPrChange>
      </w:pPr>
      <w:r w:rsidRPr="00887067">
        <w:rPr>
          <w:rFonts w:ascii="Courier New" w:hAnsi="Courier New" w:cs="Courier New"/>
        </w:rPr>
        <w:t>o   </w:t>
      </w:r>
      <w:r w:rsidRPr="00887067">
        <w:t>Mødes mandag, tirsdag, torsdag og fredag fra kl. 9:00 til kl. 14:30.</w:t>
      </w:r>
    </w:p>
    <w:p w14:paraId="1144F72A" w14:textId="77777777" w:rsidR="00083B4D" w:rsidRPr="00887067" w:rsidRDefault="00083B4D" w:rsidP="00AF647B">
      <w:pPr>
        <w:rPr>
          <w:rFonts w:ascii="Times New Roman" w:hAnsi="Times New Roman" w:cs="Times New Roman"/>
        </w:rPr>
        <w:pPrChange w:id="132" w:author="Ofelia Symes" w:date="2018-12-14T10:11:00Z">
          <w:pPr>
            <w:spacing w:line="360" w:lineRule="auto"/>
          </w:pPr>
        </w:pPrChange>
      </w:pPr>
      <w:r w:rsidRPr="00887067">
        <w:rPr>
          <w:rFonts w:ascii="Courier New" w:hAnsi="Courier New" w:cs="Courier New"/>
        </w:rPr>
        <w:t>o   </w:t>
      </w:r>
      <w:r w:rsidRPr="00887067">
        <w:t>Daglige SCRUM-morgenmøder.</w:t>
      </w:r>
    </w:p>
    <w:p w14:paraId="1DCAB8FD" w14:textId="77777777" w:rsidR="00083B4D" w:rsidRPr="00887067" w:rsidRDefault="00083B4D" w:rsidP="00AF647B">
      <w:pPr>
        <w:rPr>
          <w:rFonts w:ascii="Times New Roman" w:hAnsi="Times New Roman" w:cs="Times New Roman"/>
        </w:rPr>
        <w:pPrChange w:id="133" w:author="Ofelia Symes" w:date="2018-12-14T10:11:00Z">
          <w:pPr>
            <w:spacing w:line="360" w:lineRule="auto"/>
          </w:pPr>
        </w:pPrChange>
      </w:pPr>
      <w:r w:rsidRPr="00887067">
        <w:rPr>
          <w:rFonts w:ascii="Courier New" w:hAnsi="Courier New" w:cs="Courier New"/>
        </w:rPr>
        <w:t>o   </w:t>
      </w:r>
      <w:r w:rsidRPr="00887067">
        <w:t>Præcise aftaler i forhold til hvad vi sørger for at lave hjemme til næste gang vi mødes eller ved sygdom.</w:t>
      </w:r>
    </w:p>
    <w:p w14:paraId="05277444" w14:textId="77777777" w:rsidR="00083B4D" w:rsidRPr="00887067" w:rsidRDefault="00083B4D" w:rsidP="00AF647B">
      <w:pPr>
        <w:pStyle w:val="Heading2"/>
      </w:pPr>
    </w:p>
    <w:p w14:paraId="55A40A93" w14:textId="77777777" w:rsidR="00AF647B" w:rsidRDefault="00AF647B" w:rsidP="00AF647B">
      <w:pPr>
        <w:rPr>
          <w:ins w:id="134" w:author="Ofelia Symes" w:date="2018-12-14T10:11:00Z"/>
          <w:sz w:val="32"/>
          <w:szCs w:val="32"/>
        </w:rPr>
      </w:pPr>
      <w:ins w:id="135" w:author="Ofelia Symes" w:date="2018-12-14T10:11:00Z">
        <w:r>
          <w:lastRenderedPageBreak/>
          <w:br w:type="page"/>
        </w:r>
      </w:ins>
    </w:p>
    <w:p w14:paraId="11369A3F" w14:textId="77777777" w:rsidR="00083B4D" w:rsidRDefault="00083B4D" w:rsidP="00AF647B">
      <w:pPr>
        <w:pStyle w:val="Heading2"/>
      </w:pPr>
      <w:bookmarkStart w:id="136" w:name="_Toc532543994"/>
      <w:bookmarkStart w:id="137" w:name="_Toc532392356"/>
      <w:r w:rsidRPr="00887067">
        <w:lastRenderedPageBreak/>
        <w:t>Risikoanalyse</w:t>
      </w:r>
      <w:bookmarkEnd w:id="136"/>
      <w:bookmarkEnd w:id="137"/>
    </w:p>
    <w:p w14:paraId="76C82B7D" w14:textId="77777777" w:rsidR="00AF647B" w:rsidRPr="00AF647B" w:rsidRDefault="00AF647B" w:rsidP="00AF647B">
      <w:pPr>
        <w:rPr>
          <w:ins w:id="138" w:author="Ofelia Symes" w:date="2018-12-14T10:11:00Z"/>
        </w:rPr>
      </w:pPr>
      <w:ins w:id="139" w:author="Ofelia Symes" w:date="2018-12-14T10:11:00Z">
        <w:r>
          <w:t>Udarbejdet af: primært Ofelia.</w:t>
        </w:r>
      </w:ins>
    </w:p>
    <w:p w14:paraId="78395AFC" w14:textId="77777777" w:rsidR="00AF647B" w:rsidRPr="00887067" w:rsidRDefault="00807B08" w:rsidP="00AF647B">
      <w:pPr>
        <w:rPr>
          <w:rPrChange w:id="140" w:author="Ofelia Symes" w:date="2018-12-14T10:11:00Z">
            <w:rPr>
              <w:rFonts w:ascii="Times New Roman" w:hAnsi="Times New Roman"/>
            </w:rPr>
          </w:rPrChange>
        </w:rPr>
        <w:pPrChange w:id="141" w:author="Ofelia Symes" w:date="2018-12-14T10:11:00Z">
          <w:pPr>
            <w:spacing w:line="360" w:lineRule="auto"/>
          </w:pPr>
        </w:pPrChange>
      </w:pPr>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have backupfiler adskillige steder – fx har vi arbejdet i Github, hvor vi har kunnet versionsstyre ved behov, og på rapporten har vi brugt Google Docs til rapportskrivningen i de første tre iterationer, og til slut gået over til Microsoft Word med backup både på dropbox og i Github,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ins w:id="142" w:author="Ofelia Symes" w:date="2018-12-14T10:11:00Z">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ins>
    </w:p>
    <w:p w14:paraId="2E0EFDA5" w14:textId="77777777" w:rsidR="00083B4D" w:rsidRPr="00887067" w:rsidRDefault="00083B4D" w:rsidP="00887067">
      <w:pPr>
        <w:rPr>
          <w:del w:id="143" w:author="Ofelia Symes" w:date="2018-12-14T10:11:00Z"/>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Change w:id="144" w:author="Ofelia Symes" w:date="2018-12-14T10:11:00Z">
          <w:tblPr>
            <w:tblW w:w="0" w:type="auto"/>
            <w:tblCellMar>
              <w:top w:w="15" w:type="dxa"/>
              <w:left w:w="15" w:type="dxa"/>
              <w:bottom w:w="15" w:type="dxa"/>
              <w:right w:w="15" w:type="dxa"/>
            </w:tblCellMar>
            <w:tblLook w:val="04A0" w:firstRow="1" w:lastRow="0" w:firstColumn="1" w:lastColumn="0" w:noHBand="0" w:noVBand="1"/>
          </w:tblPr>
        </w:tblPrChange>
      </w:tblPr>
      <w:tblGrid>
        <w:gridCol w:w="2945"/>
        <w:gridCol w:w="1714"/>
        <w:gridCol w:w="1339"/>
        <w:gridCol w:w="3620"/>
        <w:tblGridChange w:id="145">
          <w:tblGrid>
            <w:gridCol w:w="2164"/>
            <w:gridCol w:w="1724"/>
            <w:gridCol w:w="1349"/>
            <w:gridCol w:w="4381"/>
          </w:tblGrid>
        </w:tblGridChange>
      </w:tblGrid>
      <w:tr w:rsidR="004D1AEE" w:rsidRPr="00887067" w14:paraId="2A01C317" w14:textId="77777777" w:rsidTr="00025803">
        <w:trPr>
          <w:trHeight w:val="887"/>
          <w:trPrChange w:id="146" w:author="Ofelia Symes" w:date="2018-12-14T10:11:00Z">
            <w:trPr>
              <w:trHeight w:val="102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4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646A0F" w14:textId="10258015" w:rsidR="00083B4D" w:rsidRPr="00887067" w:rsidRDefault="00083B4D" w:rsidP="00AF647B">
            <w:pPr>
              <w:rPr>
                <w:rFonts w:ascii="Times New Roman" w:hAnsi="Times New Roman" w:cs="Times New Roman"/>
              </w:rPr>
              <w:pPrChange w:id="148" w:author="Ofelia Symes" w:date="2018-12-14T10:11:00Z">
                <w:pPr>
                  <w:spacing w:line="360" w:lineRule="auto"/>
                </w:pPr>
              </w:pPrChange>
            </w:pPr>
            <w:del w:id="149" w:author="Ofelia Symes" w:date="2018-12-14T10:11:00Z">
              <w:r w:rsidRPr="00887067">
                <w:delText>Risiko</w:delText>
              </w:r>
            </w:del>
            <w:ins w:id="150" w:author="Ofelia Symes" w:date="2018-12-14T10:11:00Z">
              <w:r w:rsidR="00AF647B">
                <w:t>Beskrivelse/risiko</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51"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645ACAB" w14:textId="77777777" w:rsidR="00083B4D" w:rsidRPr="00887067" w:rsidRDefault="00083B4D" w:rsidP="00AF647B">
            <w:pPr>
              <w:rPr>
                <w:rFonts w:ascii="Times New Roman" w:hAnsi="Times New Roman" w:cs="Times New Roman"/>
              </w:rPr>
              <w:pPrChange w:id="152" w:author="Ofelia Symes" w:date="2018-12-14T10:11:00Z">
                <w:pPr>
                  <w:spacing w:line="360" w:lineRule="auto"/>
                </w:pPr>
              </w:pPrChange>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53"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9FE198E" w14:textId="77777777" w:rsidR="00083B4D" w:rsidRPr="00887067" w:rsidRDefault="00083B4D" w:rsidP="00AF647B">
            <w:pPr>
              <w:rPr>
                <w:rFonts w:ascii="Times New Roman" w:hAnsi="Times New Roman" w:cs="Times New Roman"/>
              </w:rPr>
              <w:pPrChange w:id="154" w:author="Ofelia Symes" w:date="2018-12-14T10:11:00Z">
                <w:pPr>
                  <w:spacing w:line="360" w:lineRule="auto"/>
                </w:pPr>
              </w:pPrChange>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55"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427129C" w14:textId="77777777" w:rsidR="00083B4D" w:rsidRPr="00887067" w:rsidRDefault="00083B4D" w:rsidP="00AF647B">
            <w:pPr>
              <w:rPr>
                <w:rFonts w:ascii="Times New Roman" w:hAnsi="Times New Roman" w:cs="Times New Roman"/>
              </w:rPr>
              <w:pPrChange w:id="156" w:author="Ofelia Symes" w:date="2018-12-14T10:11:00Z">
                <w:pPr>
                  <w:spacing w:line="360" w:lineRule="auto"/>
                </w:pPr>
              </w:pPrChange>
            </w:pPr>
            <w:r w:rsidRPr="00887067">
              <w:t>Løsning</w:t>
            </w:r>
          </w:p>
        </w:tc>
      </w:tr>
      <w:tr w:rsidR="004D1AEE" w:rsidRPr="00887067" w14:paraId="01C21F10" w14:textId="77777777" w:rsidTr="00083B4D">
        <w:trPr>
          <w:trHeight w:val="660"/>
          <w:trPrChange w:id="157" w:author="Ofelia Symes" w:date="2018-12-14T10:11:00Z">
            <w:trPr>
              <w:trHeight w:val="6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58"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0A609B9" w14:textId="77777777" w:rsidR="00083B4D" w:rsidRPr="00887067" w:rsidRDefault="00083B4D" w:rsidP="00AF647B">
            <w:pPr>
              <w:rPr>
                <w:rFonts w:ascii="Times New Roman" w:hAnsi="Times New Roman" w:cs="Times New Roman"/>
              </w:rPr>
              <w:pPrChange w:id="159" w:author="Ofelia Symes" w:date="2018-12-14T10:11:00Z">
                <w:pPr>
                  <w:spacing w:line="360" w:lineRule="auto"/>
                </w:pPr>
              </w:pPrChange>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60"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CCFB2CF" w14:textId="77777777" w:rsidR="00083B4D" w:rsidRPr="00887067" w:rsidRDefault="00083B4D" w:rsidP="00AF647B">
            <w:pPr>
              <w:rPr>
                <w:rFonts w:ascii="Times New Roman" w:hAnsi="Times New Roman" w:cs="Times New Roman"/>
              </w:rPr>
              <w:pPrChange w:id="161" w:author="Ofelia Symes" w:date="2018-12-14T10:11:00Z">
                <w:pPr>
                  <w:spacing w:line="360" w:lineRule="auto"/>
                </w:pPr>
              </w:pPrChange>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62"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70B764E" w14:textId="77777777" w:rsidR="00083B4D" w:rsidRPr="00887067" w:rsidRDefault="00083B4D" w:rsidP="00AF647B">
            <w:pPr>
              <w:rPr>
                <w:rFonts w:ascii="Times New Roman" w:hAnsi="Times New Roman" w:cs="Times New Roman"/>
              </w:rPr>
              <w:pPrChange w:id="163" w:author="Ofelia Symes" w:date="2018-12-14T10:11:00Z">
                <w:pPr>
                  <w:spacing w:line="360" w:lineRule="auto"/>
                </w:pPr>
              </w:pPrChange>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64"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DC676A3" w14:textId="77777777" w:rsidR="00083B4D" w:rsidRPr="00887067" w:rsidRDefault="00083B4D" w:rsidP="00AF647B">
            <w:pPr>
              <w:rPr>
                <w:rFonts w:ascii="Times New Roman" w:hAnsi="Times New Roman" w:cs="Times New Roman"/>
              </w:rPr>
              <w:pPrChange w:id="165" w:author="Ofelia Symes" w:date="2018-12-14T10:11:00Z">
                <w:pPr>
                  <w:spacing w:line="360" w:lineRule="auto"/>
                </w:pPr>
              </w:pPrChange>
            </w:pPr>
            <w:r w:rsidRPr="00887067">
              <w:t>Backup på anden service/lokation.</w:t>
            </w:r>
          </w:p>
        </w:tc>
      </w:tr>
      <w:tr w:rsidR="004D1AEE" w:rsidRPr="00887067" w14:paraId="6D4EB5E2" w14:textId="77777777" w:rsidTr="00083B4D">
        <w:trPr>
          <w:trHeight w:val="1020"/>
          <w:trPrChange w:id="166" w:author="Ofelia Symes" w:date="2018-12-14T10:11:00Z">
            <w:trPr>
              <w:trHeight w:val="102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6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F2E661B" w14:textId="77777777" w:rsidR="00083B4D" w:rsidRPr="00887067" w:rsidRDefault="00083B4D" w:rsidP="00AF647B">
            <w:pPr>
              <w:rPr>
                <w:rFonts w:ascii="Times New Roman" w:hAnsi="Times New Roman" w:cs="Times New Roman"/>
              </w:rPr>
              <w:pPrChange w:id="168" w:author="Ofelia Symes" w:date="2018-12-14T10:11:00Z">
                <w:pPr>
                  <w:spacing w:line="360" w:lineRule="auto"/>
                </w:pPr>
              </w:pPrChange>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69"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20FE39F" w14:textId="77777777" w:rsidR="00083B4D" w:rsidRPr="00887067" w:rsidRDefault="00083B4D" w:rsidP="00AF647B">
            <w:pPr>
              <w:rPr>
                <w:rFonts w:ascii="Times New Roman" w:hAnsi="Times New Roman" w:cs="Times New Roman"/>
              </w:rPr>
              <w:pPrChange w:id="170" w:author="Ofelia Symes" w:date="2018-12-14T10:11:00Z">
                <w:pPr>
                  <w:spacing w:line="360" w:lineRule="auto"/>
                </w:pPr>
              </w:pPrChange>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71"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69BEBA8" w14:textId="77777777" w:rsidR="00083B4D" w:rsidRPr="00887067" w:rsidRDefault="00083B4D" w:rsidP="00AF647B">
            <w:pPr>
              <w:rPr>
                <w:rFonts w:ascii="Times New Roman" w:hAnsi="Times New Roman" w:cs="Times New Roman"/>
              </w:rPr>
              <w:pPrChange w:id="172" w:author="Ofelia Symes" w:date="2018-12-14T10:11:00Z">
                <w:pPr>
                  <w:spacing w:line="360" w:lineRule="auto"/>
                </w:pPr>
              </w:pPrChange>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73"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AC5BE9" w14:textId="77777777" w:rsidR="00083B4D" w:rsidRPr="00887067" w:rsidRDefault="00083B4D" w:rsidP="00AF647B">
            <w:pPr>
              <w:rPr>
                <w:rFonts w:ascii="Times New Roman" w:hAnsi="Times New Roman" w:cs="Times New Roman"/>
              </w:rPr>
              <w:pPrChange w:id="174" w:author="Ofelia Symes" w:date="2018-12-14T10:11:00Z">
                <w:pPr>
                  <w:spacing w:line="360" w:lineRule="auto"/>
                </w:pPr>
              </w:pPrChange>
            </w:pPr>
            <w:r w:rsidRPr="00887067">
              <w:t>God planlægning, bedre kommunikation, bedre prioritering</w:t>
            </w:r>
          </w:p>
        </w:tc>
      </w:tr>
      <w:tr w:rsidR="004D1AEE" w:rsidRPr="00887067" w14:paraId="68B64CD9" w14:textId="77777777" w:rsidTr="00025803">
        <w:trPr>
          <w:trHeight w:val="1723"/>
          <w:trPrChange w:id="175" w:author="Ofelia Symes" w:date="2018-12-14T10:11:00Z">
            <w:trPr>
              <w:trHeight w:val="1156"/>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7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FA4A0CD" w14:textId="77777777" w:rsidR="00083B4D" w:rsidRPr="00887067" w:rsidRDefault="00083B4D" w:rsidP="00AF647B">
            <w:pPr>
              <w:rPr>
                <w:rFonts w:ascii="Times New Roman" w:hAnsi="Times New Roman" w:cs="Times New Roman"/>
              </w:rPr>
              <w:pPrChange w:id="177" w:author="Ofelia Symes" w:date="2018-12-14T10:11:00Z">
                <w:pPr>
                  <w:spacing w:line="360" w:lineRule="auto"/>
                </w:pPr>
              </w:pPrChange>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78"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9B9C27E" w14:textId="77777777" w:rsidR="00083B4D" w:rsidRPr="00887067" w:rsidRDefault="00083B4D" w:rsidP="00AF647B">
            <w:pPr>
              <w:rPr>
                <w:rFonts w:ascii="Times New Roman" w:hAnsi="Times New Roman" w:cs="Times New Roman"/>
              </w:rPr>
              <w:pPrChange w:id="179" w:author="Ofelia Symes" w:date="2018-12-14T10:11:00Z">
                <w:pPr>
                  <w:spacing w:line="360" w:lineRule="auto"/>
                </w:pPr>
              </w:pPrChange>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80"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675CE1" w14:textId="77777777" w:rsidR="00083B4D" w:rsidRPr="00887067" w:rsidRDefault="00083B4D" w:rsidP="00AF647B">
            <w:pPr>
              <w:rPr>
                <w:rFonts w:ascii="Times New Roman" w:hAnsi="Times New Roman" w:cs="Times New Roman"/>
              </w:rPr>
              <w:pPrChange w:id="181" w:author="Ofelia Symes" w:date="2018-12-14T10:11:00Z">
                <w:pPr>
                  <w:spacing w:line="360" w:lineRule="auto"/>
                </w:pPr>
              </w:pPrChange>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82"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62D5F1" w14:textId="77777777" w:rsidR="00083B4D" w:rsidRPr="00887067" w:rsidRDefault="00083B4D" w:rsidP="00AF647B">
            <w:pPr>
              <w:rPr>
                <w:rFonts w:ascii="Times New Roman" w:hAnsi="Times New Roman" w:cs="Times New Roman"/>
              </w:rPr>
              <w:pPrChange w:id="183" w:author="Ofelia Symes" w:date="2018-12-14T10:11:00Z">
                <w:pPr>
                  <w:spacing w:line="360" w:lineRule="auto"/>
                </w:pPr>
              </w:pPrChange>
            </w:pPr>
            <w:r w:rsidRPr="00887067">
              <w:t>Beskrivende kommentarer, overholdelse af GRASP og DRY</w:t>
            </w:r>
          </w:p>
        </w:tc>
      </w:tr>
      <w:tr w:rsidR="004D1AEE" w:rsidRPr="00887067" w14:paraId="2188F9FE" w14:textId="77777777" w:rsidTr="004D1AEE">
        <w:trPr>
          <w:trHeight w:val="628"/>
          <w:trPrChange w:id="184" w:author="Ofelia Symes" w:date="2018-12-14T10:11:00Z">
            <w:trPr>
              <w:trHeight w:val="628"/>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85"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4AF19EB" w14:textId="77777777" w:rsidR="00083B4D" w:rsidRPr="00887067" w:rsidRDefault="00083B4D" w:rsidP="00AF647B">
            <w:pPr>
              <w:rPr>
                <w:rFonts w:ascii="Times New Roman" w:hAnsi="Times New Roman" w:cs="Times New Roman"/>
              </w:rPr>
              <w:pPrChange w:id="186" w:author="Ofelia Symes" w:date="2018-12-14T10:11:00Z">
                <w:pPr>
                  <w:spacing w:line="360" w:lineRule="auto"/>
                </w:pPr>
              </w:pPrChange>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8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C82143A" w14:textId="77777777" w:rsidR="00083B4D" w:rsidRPr="00887067" w:rsidRDefault="00083B4D" w:rsidP="00AF647B">
            <w:pPr>
              <w:rPr>
                <w:rFonts w:ascii="Times New Roman" w:hAnsi="Times New Roman" w:cs="Times New Roman"/>
              </w:rPr>
              <w:pPrChange w:id="188" w:author="Ofelia Symes" w:date="2018-12-14T10:11:00Z">
                <w:pPr>
                  <w:spacing w:line="360" w:lineRule="auto"/>
                </w:pPr>
              </w:pPrChange>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89"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54ED653" w14:textId="77777777" w:rsidR="00083B4D" w:rsidRPr="00887067" w:rsidRDefault="00083B4D" w:rsidP="00AF647B">
            <w:pPr>
              <w:rPr>
                <w:rFonts w:ascii="Times New Roman" w:hAnsi="Times New Roman" w:cs="Times New Roman"/>
              </w:rPr>
              <w:pPrChange w:id="190" w:author="Ofelia Symes" w:date="2018-12-14T10:11:00Z">
                <w:pPr>
                  <w:spacing w:line="360" w:lineRule="auto"/>
                </w:pPr>
              </w:pPrChange>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91"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C812584" w14:textId="77777777" w:rsidR="00083B4D" w:rsidRPr="00887067" w:rsidRDefault="00083B4D" w:rsidP="00AF647B">
            <w:pPr>
              <w:rPr>
                <w:rFonts w:ascii="Times New Roman" w:hAnsi="Times New Roman" w:cs="Times New Roman"/>
              </w:rPr>
              <w:pPrChange w:id="192" w:author="Ofelia Symes" w:date="2018-12-14T10:11:00Z">
                <w:pPr>
                  <w:spacing w:line="360" w:lineRule="auto"/>
                </w:pPr>
              </w:pPrChange>
            </w:pPr>
            <w:r w:rsidRPr="00887067">
              <w:t>Ordentlig database- og usecase dokumentation.</w:t>
            </w:r>
          </w:p>
        </w:tc>
      </w:tr>
      <w:tr w:rsidR="004D1AEE" w:rsidRPr="00887067" w14:paraId="47D0ECE8" w14:textId="77777777" w:rsidTr="004D1AEE">
        <w:trPr>
          <w:trHeight w:val="766"/>
          <w:trPrChange w:id="193" w:author="Ofelia Symes" w:date="2018-12-14T10:11:00Z">
            <w:trPr>
              <w:trHeight w:val="766"/>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94"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EEB523A" w14:textId="77777777" w:rsidR="00083B4D" w:rsidRPr="00887067" w:rsidRDefault="00083B4D" w:rsidP="00AF647B">
            <w:pPr>
              <w:rPr>
                <w:rFonts w:ascii="Times New Roman" w:hAnsi="Times New Roman" w:cs="Times New Roman"/>
              </w:rPr>
              <w:pPrChange w:id="195" w:author="Ofelia Symes" w:date="2018-12-14T10:11:00Z">
                <w:pPr>
                  <w:spacing w:line="360" w:lineRule="auto"/>
                </w:pPr>
              </w:pPrChange>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9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4BE4373" w14:textId="77777777" w:rsidR="00083B4D" w:rsidRPr="00887067" w:rsidRDefault="00083B4D" w:rsidP="00AF647B">
            <w:pPr>
              <w:rPr>
                <w:rFonts w:ascii="Times New Roman" w:hAnsi="Times New Roman" w:cs="Times New Roman"/>
              </w:rPr>
              <w:pPrChange w:id="197" w:author="Ofelia Symes" w:date="2018-12-14T10:11:00Z">
                <w:pPr>
                  <w:spacing w:line="360" w:lineRule="auto"/>
                </w:pPr>
              </w:pPrChange>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198"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22E7E73" w14:textId="77777777" w:rsidR="00083B4D" w:rsidRPr="00887067" w:rsidRDefault="00083B4D" w:rsidP="00AF647B">
            <w:pPr>
              <w:rPr>
                <w:rFonts w:ascii="Times New Roman" w:hAnsi="Times New Roman" w:cs="Times New Roman"/>
              </w:rPr>
              <w:pPrChange w:id="199" w:author="Ofelia Symes" w:date="2018-12-14T10:11:00Z">
                <w:pPr>
                  <w:spacing w:line="360" w:lineRule="auto"/>
                </w:pPr>
              </w:pPrChange>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00"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B5DC4A" w14:textId="77777777" w:rsidR="00083B4D" w:rsidRPr="00887067" w:rsidRDefault="00083B4D" w:rsidP="00AF647B">
            <w:pPr>
              <w:rPr>
                <w:rFonts w:ascii="Times New Roman" w:hAnsi="Times New Roman" w:cs="Times New Roman"/>
              </w:rPr>
              <w:pPrChange w:id="201" w:author="Ofelia Symes" w:date="2018-12-14T10:11:00Z">
                <w:pPr>
                  <w:spacing w:line="360" w:lineRule="auto"/>
                </w:pPr>
              </w:pPrChange>
            </w:pPr>
            <w:r w:rsidRPr="00887067">
              <w:t>Opdatering af planlægning oftere – en fast tidsplan for hvornår iterationerne skal være færdige.</w:t>
            </w:r>
          </w:p>
        </w:tc>
      </w:tr>
      <w:tr w:rsidR="004D1AEE" w:rsidRPr="00887067" w14:paraId="50D69C11" w14:textId="77777777" w:rsidTr="004D1AEE">
        <w:trPr>
          <w:trHeight w:val="1064"/>
          <w:trPrChange w:id="202" w:author="Ofelia Symes" w:date="2018-12-14T10:11:00Z">
            <w:trPr>
              <w:trHeight w:val="1064"/>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03"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51D5AF2" w14:textId="77777777" w:rsidR="00083B4D" w:rsidRPr="00887067" w:rsidRDefault="00083B4D" w:rsidP="00AF647B">
            <w:pPr>
              <w:rPr>
                <w:rFonts w:ascii="Times New Roman" w:hAnsi="Times New Roman" w:cs="Times New Roman"/>
              </w:rPr>
              <w:pPrChange w:id="204" w:author="Ofelia Symes" w:date="2018-12-14T10:11:00Z">
                <w:pPr>
                  <w:spacing w:line="360" w:lineRule="auto"/>
                </w:pPr>
              </w:pPrChange>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05"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236C783" w14:textId="77777777" w:rsidR="00083B4D" w:rsidRPr="00887067" w:rsidRDefault="00083B4D" w:rsidP="00AF647B">
            <w:pPr>
              <w:rPr>
                <w:rFonts w:ascii="Times New Roman" w:hAnsi="Times New Roman" w:cs="Times New Roman"/>
              </w:rPr>
              <w:pPrChange w:id="206" w:author="Ofelia Symes" w:date="2018-12-14T10:11:00Z">
                <w:pPr>
                  <w:spacing w:line="360" w:lineRule="auto"/>
                </w:pPr>
              </w:pPrChange>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0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A90BF03" w14:textId="77777777" w:rsidR="00083B4D" w:rsidRPr="00887067" w:rsidRDefault="00083B4D" w:rsidP="00AF647B">
            <w:pPr>
              <w:rPr>
                <w:rFonts w:ascii="Times New Roman" w:hAnsi="Times New Roman" w:cs="Times New Roman"/>
              </w:rPr>
              <w:pPrChange w:id="208" w:author="Ofelia Symes" w:date="2018-12-14T10:11:00Z">
                <w:pPr>
                  <w:spacing w:line="360" w:lineRule="auto"/>
                </w:pPr>
              </w:pPrChange>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09"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DFCA870" w14:textId="77777777" w:rsidR="00083B4D" w:rsidRPr="00887067" w:rsidRDefault="00083B4D" w:rsidP="00AF647B">
            <w:pPr>
              <w:rPr>
                <w:rFonts w:ascii="Times New Roman" w:hAnsi="Times New Roman" w:cs="Times New Roman"/>
              </w:rPr>
              <w:pPrChange w:id="210" w:author="Ofelia Symes" w:date="2018-12-14T10:11:00Z">
                <w:pPr>
                  <w:spacing w:line="360" w:lineRule="auto"/>
                </w:pPr>
              </w:pPrChange>
            </w:pPr>
            <w:r w:rsidRPr="00887067">
              <w:t>God kommunikation – man melder ud hurtigst muligt hvis man er syg, og man prøver så vidt som muligt at arbejde hjemmefra ved sygdom.</w:t>
            </w:r>
          </w:p>
        </w:tc>
      </w:tr>
      <w:tr w:rsidR="004D1AEE" w:rsidRPr="00887067" w14:paraId="72FC870A" w14:textId="77777777" w:rsidTr="004D1AEE">
        <w:trPr>
          <w:trHeight w:val="1054"/>
          <w:trPrChange w:id="211" w:author="Ofelia Symes" w:date="2018-12-14T10:11:00Z">
            <w:trPr>
              <w:trHeight w:val="1054"/>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12"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42E07AC" w14:textId="77777777" w:rsidR="00083B4D" w:rsidRPr="00887067" w:rsidRDefault="00083B4D" w:rsidP="00AF647B">
            <w:pPr>
              <w:rPr>
                <w:rFonts w:ascii="Times New Roman" w:hAnsi="Times New Roman" w:cs="Times New Roman"/>
              </w:rPr>
              <w:pPrChange w:id="213" w:author="Ofelia Symes" w:date="2018-12-14T10:11:00Z">
                <w:pPr>
                  <w:spacing w:line="360" w:lineRule="auto"/>
                </w:pPr>
              </w:pPrChange>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14"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4E946FA" w14:textId="77777777" w:rsidR="00083B4D" w:rsidRPr="00887067" w:rsidRDefault="00083B4D" w:rsidP="00AF647B">
            <w:pPr>
              <w:rPr>
                <w:rFonts w:ascii="Times New Roman" w:hAnsi="Times New Roman" w:cs="Times New Roman"/>
              </w:rPr>
              <w:pPrChange w:id="215" w:author="Ofelia Symes" w:date="2018-12-14T10:11:00Z">
                <w:pPr>
                  <w:spacing w:line="360" w:lineRule="auto"/>
                </w:pPr>
              </w:pPrChange>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1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454911B" w14:textId="77777777" w:rsidR="00083B4D" w:rsidRPr="00887067" w:rsidRDefault="00083B4D" w:rsidP="00AF647B">
            <w:pPr>
              <w:rPr>
                <w:rFonts w:ascii="Times New Roman" w:hAnsi="Times New Roman" w:cs="Times New Roman"/>
              </w:rPr>
              <w:pPrChange w:id="217" w:author="Ofelia Symes" w:date="2018-12-14T10:11:00Z">
                <w:pPr>
                  <w:spacing w:line="360" w:lineRule="auto"/>
                </w:pPr>
              </w:pPrChange>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18"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B4F79B2" w14:textId="77777777" w:rsidR="00083B4D" w:rsidRPr="00887067" w:rsidRDefault="00083B4D" w:rsidP="00AF647B">
            <w:pPr>
              <w:rPr>
                <w:rFonts w:ascii="Times New Roman" w:hAnsi="Times New Roman" w:cs="Times New Roman"/>
              </w:rPr>
              <w:pPrChange w:id="219" w:author="Ofelia Symes" w:date="2018-12-14T10:11:00Z">
                <w:pPr>
                  <w:spacing w:line="360" w:lineRule="auto"/>
                </w:pPr>
              </w:pPrChange>
            </w:pPr>
            <w:r w:rsidRPr="00887067">
              <w:t>Vi kan skære ned på antallet af features eller beslutte os for at alle arbejder ekstra (fx mødes om onsdagen eller arbejder via Slack i weekenden).</w:t>
            </w:r>
          </w:p>
        </w:tc>
      </w:tr>
      <w:tr w:rsidR="004D1AEE" w:rsidRPr="00887067" w14:paraId="7BFF4705" w14:textId="77777777" w:rsidTr="00025803">
        <w:trPr>
          <w:trHeight w:val="873"/>
          <w:trPrChange w:id="220" w:author="Ofelia Symes" w:date="2018-12-14T10:11:00Z">
            <w:trPr>
              <w:trHeight w:val="1767"/>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21"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D5819E" w14:textId="77777777" w:rsidR="00083B4D" w:rsidRPr="00887067" w:rsidRDefault="00083B4D" w:rsidP="00AF647B">
            <w:pPr>
              <w:rPr>
                <w:rFonts w:ascii="Times New Roman" w:hAnsi="Times New Roman" w:cs="Times New Roman"/>
              </w:rPr>
              <w:pPrChange w:id="222" w:author="Ofelia Symes" w:date="2018-12-14T10:11:00Z">
                <w:pPr>
                  <w:spacing w:line="360" w:lineRule="auto"/>
                </w:pPr>
              </w:pPrChange>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23"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5DA7553" w14:textId="77777777" w:rsidR="00083B4D" w:rsidRPr="00887067" w:rsidRDefault="00083B4D" w:rsidP="00AF647B">
            <w:pPr>
              <w:rPr>
                <w:rFonts w:ascii="Times New Roman" w:hAnsi="Times New Roman" w:cs="Times New Roman"/>
              </w:rPr>
              <w:pPrChange w:id="224" w:author="Ofelia Symes" w:date="2018-12-14T10:11:00Z">
                <w:pPr>
                  <w:spacing w:line="360" w:lineRule="auto"/>
                </w:pPr>
              </w:pPrChange>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25"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8D3AC59" w14:textId="77777777" w:rsidR="00083B4D" w:rsidRPr="00887067" w:rsidRDefault="00083B4D" w:rsidP="00AF647B">
            <w:pPr>
              <w:rPr>
                <w:rFonts w:ascii="Times New Roman" w:hAnsi="Times New Roman" w:cs="Times New Roman"/>
              </w:rPr>
              <w:pPrChange w:id="226" w:author="Ofelia Symes" w:date="2018-12-14T10:11:00Z">
                <w:pPr>
                  <w:spacing w:line="360" w:lineRule="auto"/>
                </w:pPr>
              </w:pPrChange>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22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B8798D7" w14:textId="77777777" w:rsidR="00083B4D" w:rsidRPr="00887067" w:rsidRDefault="00083B4D" w:rsidP="00AF647B">
            <w:pPr>
              <w:rPr>
                <w:rFonts w:ascii="Times New Roman" w:hAnsi="Times New Roman" w:cs="Times New Roman"/>
              </w:rPr>
              <w:pPrChange w:id="228" w:author="Ofelia Symes" w:date="2018-12-14T10:11:00Z">
                <w:pPr>
                  <w:spacing w:line="360" w:lineRule="auto"/>
                </w:pPr>
              </w:pPrChange>
            </w:pPr>
            <w:r w:rsidRPr="00887067">
              <w:t>Vi bruger GitHub i Visual Studio og Google Docs til rapportskrivningen. Vi bruger også Notion til at kunne dele/synkronisere vores idéer og forskellige diagrammer, tekststykker og modeller.</w:t>
            </w:r>
            <w:r w:rsidR="004D1AEE" w:rsidRPr="00887067">
              <w:t xml:space="preserve"> Til slut bliver rapporten skrevet i </w:t>
            </w:r>
            <w:r w:rsidR="004D1AEE" w:rsidRPr="00887067">
              <w:lastRenderedPageBreak/>
              <w:t>Microsoft Office Word, hvor den bliver sikkerhedskopieret til Dropbox og GitHub.</w:t>
            </w:r>
          </w:p>
        </w:tc>
      </w:tr>
    </w:tbl>
    <w:p w14:paraId="0B547FA2" w14:textId="77777777" w:rsidR="00083B4D" w:rsidRPr="00887067" w:rsidRDefault="00083B4D" w:rsidP="00AF647B">
      <w:pPr>
        <w:rPr>
          <w:rPrChange w:id="229" w:author="Ofelia Symes" w:date="2018-12-14T10:11:00Z">
            <w:rPr>
              <w:rFonts w:ascii="Times New Roman" w:hAnsi="Times New Roman"/>
            </w:rPr>
          </w:rPrChange>
        </w:rPr>
        <w:pPrChange w:id="230" w:author="Ofelia Symes" w:date="2018-12-14T10:11:00Z">
          <w:pPr>
            <w:spacing w:line="360" w:lineRule="auto"/>
          </w:pPr>
        </w:pPrChange>
      </w:pPr>
    </w:p>
    <w:p w14:paraId="43B12439" w14:textId="77777777" w:rsidR="00025803" w:rsidRPr="00DC0C4D" w:rsidRDefault="00025803" w:rsidP="00025803">
      <w:pPr>
        <w:pStyle w:val="Heading1"/>
        <w:rPr>
          <w:ins w:id="231" w:author="Ofelia Symes" w:date="2018-12-14T10:11:00Z"/>
        </w:rPr>
      </w:pPr>
      <w:bookmarkStart w:id="232" w:name="_Toc532543995"/>
      <w:ins w:id="233" w:author="Ofelia Symes" w:date="2018-12-14T10:11:00Z">
        <w:r w:rsidRPr="00DC0C4D">
          <w:t>VERSIONSSTYRING</w:t>
        </w:r>
      </w:ins>
    </w:p>
    <w:p w14:paraId="7DC76549" w14:textId="77777777" w:rsidR="00025803" w:rsidRPr="00DC0C4D" w:rsidRDefault="00025803" w:rsidP="00025803">
      <w:pPr>
        <w:rPr>
          <w:ins w:id="234" w:author="Ofelia Symes" w:date="2018-12-14T10:11:00Z"/>
        </w:rPr>
      </w:pPr>
      <w:ins w:id="235" w:author="Ofelia Symes" w:date="2018-12-14T10:11:00Z">
        <w:r w:rsidRPr="00DC0C4D">
          <w:t>Ved projektopstart oprettede vi e</w:t>
        </w:r>
        <w:r>
          <w:t>t</w:t>
        </w:r>
        <w:r w:rsidRPr="00DC0C4D">
          <w:t xml:space="preserve"> delt repository på GitHub som hele gruppen kunne arbejde på i løbet af forløbet. Vores rapport var i starten sat op i en Google Docs dokument, men hen mod aflevering benyttede vi os I stedet af Microsoft Word, og benyttede os af GitHub til versionsstyring og Dropbox til sikkerhedskopiering. Grunden til at vi skiftede fra Google Docs er at formatet gav os problemer i forhold til opsætning og automatisk rettelse af korrekt stavede ord.  </w:t>
        </w:r>
      </w:ins>
    </w:p>
    <w:p w14:paraId="6585A5C4" w14:textId="77777777" w:rsidR="00025803" w:rsidRPr="00DC0C4D" w:rsidRDefault="00025803" w:rsidP="00025803">
      <w:pPr>
        <w:rPr>
          <w:ins w:id="236" w:author="Ofelia Symes" w:date="2018-12-14T10:11:00Z"/>
        </w:rPr>
      </w:pPr>
      <w:ins w:id="237" w:author="Ofelia Symes" w:date="2018-12-14T10:11:00Z">
        <w:r>
          <w:t xml:space="preserve">Vi prøvede at gøre brug af ”commit early, commit often”, da versionsstyringen muliggør brug af kode fra tidligere versioner. </w:t>
        </w:r>
        <w:r w:rsidRPr="00DC0C4D">
          <w:t xml:space="preserve">Denne funktion blev faktisk </w:t>
        </w:r>
        <w:r>
          <w:t xml:space="preserve">hurtigt </w:t>
        </w:r>
        <w:r w:rsidRPr="00DC0C4D">
          <w:t xml:space="preserve">taget i brug, da </w:t>
        </w:r>
        <w:r>
          <w:t>vi havde svært ved at få</w:t>
        </w:r>
        <w:r w:rsidRPr="00DC0C4D">
          <w:t xml:space="preserve"> vores menudesign</w:t>
        </w:r>
        <w:r>
          <w:t xml:space="preserve"> til at fungere optimalt i starten</w:t>
        </w:r>
        <w:r w:rsidRPr="00DC0C4D">
          <w:t xml:space="preserve">. </w:t>
        </w:r>
        <w:r>
          <w:t>Vi havde dog nået at arbejde en del på dette repository, så vi oprettede et nyt, da det kunne være nyttigt at have den oprindeligt skrevne kode senere.</w:t>
        </w:r>
      </w:ins>
    </w:p>
    <w:p w14:paraId="533540F8" w14:textId="77777777" w:rsidR="00025803" w:rsidRDefault="00025803">
      <w:pPr>
        <w:spacing w:line="259" w:lineRule="auto"/>
        <w:rPr>
          <w:ins w:id="238" w:author="Ofelia Symes" w:date="2018-12-14T10:11:00Z"/>
          <w:sz w:val="32"/>
          <w:szCs w:val="32"/>
        </w:rPr>
      </w:pPr>
      <w:ins w:id="239" w:author="Ofelia Symes" w:date="2018-12-14T10:11:00Z">
        <w:r>
          <w:br w:type="page"/>
        </w:r>
      </w:ins>
    </w:p>
    <w:p w14:paraId="3D0A5218" w14:textId="77777777" w:rsidR="00083B4D" w:rsidRPr="00887067" w:rsidRDefault="00083B4D" w:rsidP="00AF647B">
      <w:pPr>
        <w:pStyle w:val="Heading2"/>
        <w:rPr>
          <w:rFonts w:ascii="Times New Roman" w:hAnsi="Times New Roman" w:cs="Times New Roman"/>
        </w:rPr>
      </w:pPr>
      <w:bookmarkStart w:id="240" w:name="_Toc532392357"/>
      <w:r w:rsidRPr="00887067">
        <w:lastRenderedPageBreak/>
        <w:t>Vision og Vision Statement for CC Byg.</w:t>
      </w:r>
      <w:bookmarkEnd w:id="232"/>
      <w:bookmarkEnd w:id="240"/>
    </w:p>
    <w:p w14:paraId="4FFC410E" w14:textId="09AF50A4" w:rsidR="00887067" w:rsidRPr="00887067" w:rsidRDefault="00887067" w:rsidP="00AF647B">
      <w:pPr>
        <w:pPrChange w:id="241" w:author="Ofelia Symes" w:date="2018-12-14T10:11:00Z">
          <w:pPr>
            <w:spacing w:line="360" w:lineRule="auto"/>
          </w:pPr>
        </w:pPrChange>
      </w:pPr>
      <w:r w:rsidRPr="00887067">
        <w:t>Vi har udarbejdet Vision som et led i forretningsanalysen</w:t>
      </w:r>
      <w:ins w:id="242" w:author="Gitte Sevel Bilenberg" w:date="2018-12-14T10:11:00Z">
        <w:r w:rsidRPr="00DF6FFD">
          <w:t>.</w:t>
        </w:r>
      </w:ins>
      <w:del w:id="243" w:author="Gitte Sevel Bilenberg" w:date="2018-12-14T10:11:00Z">
        <w:r w:rsidRPr="00887067">
          <w:delText xml:space="preserve"> </w:delText>
        </w:r>
        <w:r w:rsidRPr="00887067">
          <w:rPr>
            <w:highlight w:val="magenta"/>
          </w:rPr>
          <w:delText>(ER USIKKER PÅ OM DET ER HER DEN HØRER HJEMME).</w:delText>
        </w:r>
      </w:del>
      <w:r w:rsidRPr="00887067">
        <w:t xml:space="preserve"> Med Vision samt et Vision Statement har vi kunnet skære ind til benet </w:t>
      </w:r>
      <w:r w:rsidRPr="00887067">
        <w:rPr>
          <w:i/>
        </w:rPr>
        <w:t>præcist</w:t>
      </w:r>
      <w:r w:rsidRPr="00887067">
        <w:t xml:space="preserve"> hvad CC Byg har haft brug for i den udviklede applikation. </w:t>
      </w:r>
    </w:p>
    <w:p w14:paraId="1B5883DD" w14:textId="77777777" w:rsidR="00083B4D" w:rsidRPr="00C06868" w:rsidRDefault="00083B4D" w:rsidP="00AF647B">
      <w:pPr>
        <w:rPr>
          <w:rFonts w:ascii="Times New Roman" w:hAnsi="Times New Roman" w:cs="Times New Roman"/>
          <w:b/>
        </w:rPr>
        <w:pPrChange w:id="244" w:author="Ofelia Symes" w:date="2018-12-14T10:11:00Z">
          <w:pPr>
            <w:spacing w:line="360" w:lineRule="auto"/>
          </w:pPr>
        </w:pPrChange>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14:paraId="2DC77D98" w14:textId="77777777" w:rsidR="00083B4D" w:rsidRPr="00C06868" w:rsidRDefault="00083B4D" w:rsidP="00AF647B">
      <w:pPr>
        <w:rPr>
          <w:rFonts w:ascii="Times New Roman" w:hAnsi="Times New Roman" w:cs="Times New Roman"/>
          <w:b/>
        </w:rPr>
        <w:pPrChange w:id="245" w:author="Ofelia Symes" w:date="2018-12-14T10:11:00Z">
          <w:pPr>
            <w:spacing w:line="360" w:lineRule="auto"/>
          </w:pPr>
        </w:pPrChange>
      </w:pPr>
      <w:r w:rsidRPr="00C06868">
        <w:rPr>
          <w:b/>
        </w:rPr>
        <w:t>Problemstilling:</w:t>
      </w:r>
      <w:r w:rsidR="00C06868">
        <w:rPr>
          <w:rFonts w:ascii="Times New Roman" w:hAnsi="Times New Roman" w:cs="Times New Roman"/>
          <w:b/>
        </w:rPr>
        <w:t xml:space="preserve"> </w:t>
      </w:r>
      <w:r w:rsidR="00C06868">
        <w:t>a</w:t>
      </w:r>
      <w:r w:rsidRPr="00887067">
        <w:t>t lave en app der flydende og brugervenligt kan opfylde CCBYG’s behov for overblik over lager, projekter, medarbejdere samt allokering af ressourcer.</w:t>
      </w:r>
    </w:p>
    <w:p w14:paraId="5929EE8F" w14:textId="77777777" w:rsidR="00083B4D" w:rsidRPr="00C06868" w:rsidRDefault="00083B4D" w:rsidP="00AF647B">
      <w:pPr>
        <w:rPr>
          <w:rFonts w:ascii="Times New Roman" w:hAnsi="Times New Roman" w:cs="Times New Roman"/>
          <w:b/>
        </w:rPr>
        <w:pPrChange w:id="246" w:author="Ofelia Symes" w:date="2018-12-14T10:11:00Z">
          <w:pPr>
            <w:spacing w:line="360" w:lineRule="auto"/>
          </w:pPr>
        </w:pPrChange>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14:paraId="38B1C296" w14:textId="77777777" w:rsidR="00083B4D" w:rsidRPr="00887067" w:rsidRDefault="00083B4D" w:rsidP="00AF647B">
      <w:pPr>
        <w:rPr>
          <w:rFonts w:ascii="Times New Roman" w:hAnsi="Times New Roman" w:cs="Times New Roman"/>
        </w:rPr>
        <w:pPrChange w:id="247" w:author="Ofelia Symes" w:date="2018-12-14T10:11:00Z">
          <w:pPr>
            <w:spacing w:line="360" w:lineRule="auto"/>
          </w:pPr>
        </w:pPrChange>
      </w:pPr>
      <w:r w:rsidRPr="00C06868">
        <w:rPr>
          <w:b/>
        </w:rPr>
        <w:t>Påvirkning:</w:t>
      </w:r>
      <w:r w:rsidR="00C06868">
        <w:rPr>
          <w:rFonts w:ascii="Times New Roman" w:hAnsi="Times New Roman" w:cs="Times New Roman"/>
        </w:rPr>
        <w:t xml:space="preserve"> </w:t>
      </w:r>
      <w:r w:rsidRPr="00887067">
        <w:t>CC Byg samt kunder.</w:t>
      </w:r>
    </w:p>
    <w:p w14:paraId="1682B7C8" w14:textId="77777777" w:rsidR="00083B4D" w:rsidRPr="00887067" w:rsidRDefault="00083B4D" w:rsidP="00AF647B">
      <w:pPr>
        <w:rPr>
          <w:rFonts w:ascii="Times New Roman" w:hAnsi="Times New Roman" w:cs="Times New Roman"/>
        </w:rPr>
        <w:pPrChange w:id="248" w:author="Ofelia Symes" w:date="2018-12-14T10:11:00Z">
          <w:pPr>
            <w:spacing w:line="360" w:lineRule="auto"/>
          </w:pPr>
        </w:pPrChange>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14:paraId="2FD12B7B" w14:textId="77777777" w:rsidR="00083B4D" w:rsidRPr="00887067" w:rsidRDefault="00083B4D" w:rsidP="00AF647B">
      <w:pPr>
        <w:rPr>
          <w:rFonts w:ascii="Times New Roman" w:hAnsi="Times New Roman" w:cs="Times New Roman"/>
        </w:rPr>
        <w:pPrChange w:id="249" w:author="Ofelia Symes" w:date="2018-12-14T10:11:00Z">
          <w:pPr>
            <w:spacing w:line="360" w:lineRule="auto"/>
          </w:pPr>
        </w:pPrChange>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14:paraId="067DCD87" w14:textId="77777777" w:rsidR="00887067" w:rsidRPr="00887067" w:rsidRDefault="00083B4D" w:rsidP="00AF647B">
      <w:pPr>
        <w:pPrChange w:id="250" w:author="Ofelia Symes" w:date="2018-12-14T10:11:00Z">
          <w:pPr>
            <w:spacing w:line="360" w:lineRule="auto"/>
          </w:pPr>
        </w:pPrChange>
      </w:pPr>
      <w:r w:rsidRPr="00887067">
        <w:t xml:space="preserve"> </w:t>
      </w:r>
      <w:r w:rsidR="00887067" w:rsidRPr="006D2BC0">
        <w:rPr>
          <w:rPrChange w:id="251" w:author="Ofelia Symes" w:date="2018-12-14T10:11:00Z">
            <w:rPr>
              <w:b/>
            </w:rPr>
          </w:rPrChange>
        </w:rPr>
        <w:t>Vision Statement</w:t>
      </w:r>
      <w:r w:rsidR="00887067" w:rsidRPr="00887067">
        <w:t>:</w:t>
      </w:r>
    </w:p>
    <w:p w14:paraId="23425E3B" w14:textId="77777777" w:rsidR="006D2BC0" w:rsidRPr="006D2BC0" w:rsidRDefault="00887067" w:rsidP="00AF647B">
      <w:pPr>
        <w:rPr>
          <w:rFonts w:ascii="Times New Roman" w:hAnsi="Times New Roman" w:cs="Times New Roman"/>
        </w:rPr>
        <w:pPrChange w:id="252" w:author="Ofelia Symes" w:date="2018-12-14T10:11:00Z">
          <w:pPr>
            <w:spacing w:line="360" w:lineRule="auto"/>
            <w:jc w:val="center"/>
          </w:pPr>
        </w:pPrChange>
      </w:pPr>
      <w:r w:rsidRPr="00887067">
        <w:rPr>
          <w:rPrChange w:id="253" w:author="Ofelia Symes" w:date="2018-12-14T10:11:00Z">
            <w:rPr>
              <w:i/>
            </w:rPr>
          </w:rPrChange>
        </w:rPr>
        <w:t>“Nem og enkel styring af lager og projekter”</w:t>
      </w:r>
      <w:bookmarkStart w:id="254" w:name="_Toc532392358"/>
      <w:r w:rsidR="006D2BC0">
        <w:br w:type="page"/>
      </w:r>
    </w:p>
    <w:p w14:paraId="4425BB06" w14:textId="77777777" w:rsidR="00083B4D" w:rsidRDefault="00083B4D" w:rsidP="00AF647B">
      <w:pPr>
        <w:pStyle w:val="Heading2"/>
      </w:pPr>
      <w:bookmarkStart w:id="255" w:name="_Toc532543996"/>
      <w:r w:rsidRPr="00887067">
        <w:lastRenderedPageBreak/>
        <w:t>Product position statement</w:t>
      </w:r>
      <w:bookmarkEnd w:id="254"/>
      <w:bookmarkEnd w:id="255"/>
    </w:p>
    <w:p w14:paraId="7684BADB" w14:textId="77777777" w:rsidR="006D2BC0" w:rsidRPr="006D2BC0" w:rsidRDefault="006D2BC0" w:rsidP="00AF647B">
      <w:pPr>
        <w:pStyle w:val="Heading3"/>
      </w:pPr>
      <w:bookmarkStart w:id="256" w:name="_Toc532543997"/>
      <w:r>
        <w:t>Introduktion</w:t>
      </w:r>
      <w:bookmarkEnd w:id="256"/>
    </w:p>
    <w:p w14:paraId="5D01500E" w14:textId="77777777" w:rsidR="00083B4D" w:rsidRPr="00887067" w:rsidRDefault="00083B4D" w:rsidP="00AF647B">
      <w:pPr>
        <w:rPr>
          <w:rFonts w:ascii="Times New Roman" w:hAnsi="Times New Roman" w:cs="Times New Roman"/>
        </w:rPr>
        <w:pPrChange w:id="257" w:author="Ofelia Symes" w:date="2018-12-14T10:11:00Z">
          <w:pPr>
            <w:spacing w:line="360" w:lineRule="auto"/>
          </w:pPr>
        </w:pPrChange>
      </w:pPr>
      <w:r w:rsidRPr="006D2BC0">
        <w:rPr>
          <w:b/>
        </w:rPr>
        <w:t>For</w:t>
      </w:r>
      <w:r w:rsidRPr="00887067">
        <w:t>: CC Byg.</w:t>
      </w:r>
    </w:p>
    <w:p w14:paraId="16690387" w14:textId="77777777" w:rsidR="00083B4D" w:rsidRPr="00887067" w:rsidRDefault="00083B4D" w:rsidP="00AF647B">
      <w:pPr>
        <w:rPr>
          <w:rFonts w:ascii="Times New Roman" w:hAnsi="Times New Roman" w:cs="Times New Roman"/>
        </w:rPr>
        <w:pPrChange w:id="258" w:author="Ofelia Symes" w:date="2018-12-14T10:11:00Z">
          <w:pPr>
            <w:spacing w:line="360" w:lineRule="auto"/>
          </w:pPr>
        </w:pPrChange>
      </w:pPr>
      <w:r w:rsidRPr="006D2BC0">
        <w:rPr>
          <w:b/>
        </w:rPr>
        <w:t>Hvem:</w:t>
      </w:r>
      <w:r w:rsidRPr="00887067">
        <w:t xml:space="preserve"> </w:t>
      </w:r>
      <w:r w:rsidR="006D2BC0">
        <w:t>a</w:t>
      </w:r>
      <w:r w:rsidRPr="00887067">
        <w:t>dministrationen (bogholder), direktøren samt de enkelte murersvende.</w:t>
      </w:r>
    </w:p>
    <w:p w14:paraId="55B90EBC" w14:textId="77777777" w:rsidR="00083B4D" w:rsidRPr="00887067" w:rsidRDefault="00083B4D" w:rsidP="00AF647B">
      <w:pPr>
        <w:rPr>
          <w:rFonts w:ascii="Times New Roman" w:hAnsi="Times New Roman" w:cs="Times New Roman"/>
        </w:rPr>
        <w:pPrChange w:id="259" w:author="Ofelia Symes" w:date="2018-12-14T10:11:00Z">
          <w:pPr>
            <w:spacing w:line="360" w:lineRule="auto"/>
          </w:pPr>
        </w:pPrChange>
      </w:pPr>
      <w:r w:rsidRPr="006D2BC0">
        <w:rPr>
          <w:rPrChange w:id="260" w:author="Ofelia Symes" w:date="2018-12-14T10:11:00Z">
            <w:rPr>
              <w:b/>
            </w:rPr>
          </w:rPrChange>
        </w:rPr>
        <w:t>Produktnavn:</w:t>
      </w:r>
      <w:r w:rsidRPr="00887067">
        <w:t xml:space="preserve"> CCByg.</w:t>
      </w:r>
    </w:p>
    <w:p w14:paraId="37772115" w14:textId="77777777" w:rsidR="00083B4D" w:rsidRPr="00887067" w:rsidRDefault="00083B4D" w:rsidP="00AF647B">
      <w:pPr>
        <w:rPr>
          <w:rFonts w:ascii="Times New Roman" w:hAnsi="Times New Roman" w:cs="Times New Roman"/>
        </w:rPr>
        <w:pPrChange w:id="261" w:author="Ofelia Symes" w:date="2018-12-14T10:11:00Z">
          <w:pPr>
            <w:spacing w:line="360" w:lineRule="auto"/>
          </w:pPr>
        </w:pPrChange>
      </w:pPr>
      <w:r w:rsidRPr="006D2BC0">
        <w:rPr>
          <w:b/>
        </w:rPr>
        <w:t>Som</w:t>
      </w:r>
      <w:r w:rsidRPr="00887067">
        <w:t xml:space="preserve">: </w:t>
      </w:r>
      <w:r w:rsidR="006D2BC0">
        <w:t>e</w:t>
      </w:r>
      <w:r w:rsidRPr="00887067">
        <w:t>ffektiviserer fakturering, lagerstyring og projektstyring.</w:t>
      </w:r>
    </w:p>
    <w:p w14:paraId="703CF3D9" w14:textId="77777777" w:rsidR="00083B4D" w:rsidRPr="00887067" w:rsidRDefault="00083B4D" w:rsidP="00AF647B">
      <w:pPr>
        <w:rPr>
          <w:rFonts w:ascii="Times New Roman" w:hAnsi="Times New Roman" w:cs="Times New Roman"/>
        </w:rPr>
        <w:pPrChange w:id="262" w:author="Ofelia Symes" w:date="2018-12-14T10:11:00Z">
          <w:pPr>
            <w:spacing w:line="360" w:lineRule="auto"/>
          </w:pPr>
        </w:pPrChange>
      </w:pPr>
      <w:r w:rsidRPr="006D2BC0">
        <w:rPr>
          <w:b/>
        </w:rPr>
        <w:t>I modsætning til</w:t>
      </w:r>
      <w:r w:rsidRPr="00887067">
        <w:t xml:space="preserve">: e-conomic </w:t>
      </w:r>
      <w:r w:rsidR="006D2BC0">
        <w:t>, udprint, kalender og firmaets ansattes hukommelse.</w:t>
      </w:r>
    </w:p>
    <w:p w14:paraId="6D63C823" w14:textId="77777777" w:rsidR="006D2BC0" w:rsidRPr="006D2BC0" w:rsidRDefault="00083B4D" w:rsidP="00AF647B">
      <w:pPr>
        <w:rPr>
          <w:rFonts w:ascii="Times New Roman" w:hAnsi="Times New Roman" w:cs="Times New Roman"/>
        </w:rPr>
        <w:pPrChange w:id="263" w:author="Ofelia Symes" w:date="2018-12-14T10:11:00Z">
          <w:pPr>
            <w:spacing w:line="360" w:lineRule="auto"/>
          </w:pPr>
        </w:pPrChange>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14:paraId="2801CDBE" w14:textId="77777777" w:rsidR="00083B4D" w:rsidRPr="00887067" w:rsidRDefault="00083B4D" w:rsidP="00AF647B">
      <w:pPr>
        <w:pStyle w:val="Heading3"/>
        <w:rPr>
          <w:rFonts w:ascii="Times New Roman" w:hAnsi="Times New Roman" w:cs="Times New Roman"/>
        </w:rPr>
      </w:pPr>
      <w:bookmarkStart w:id="264" w:name="_Toc532543998"/>
      <w:r w:rsidRPr="00887067">
        <w:t>Interessentbeskrivelse</w:t>
      </w:r>
      <w:bookmarkEnd w:id="264"/>
    </w:p>
    <w:p w14:paraId="683EC292" w14:textId="77777777" w:rsidR="00083B4D" w:rsidRDefault="006D2BC0" w:rsidP="00AF647B">
      <w:pPr>
        <w:pPrChange w:id="265" w:author="Ofelia Symes" w:date="2018-12-14T10:11:00Z">
          <w:pPr>
            <w:spacing w:line="360" w:lineRule="auto"/>
          </w:pPr>
        </w:pPrChange>
      </w:pPr>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14:paraId="4ABB3EFE" w14:textId="77777777" w:rsidR="006D2BC0" w:rsidRPr="00887067" w:rsidRDefault="006D2BC0" w:rsidP="00AF647B">
      <w:pPr>
        <w:pStyle w:val="Heading3"/>
      </w:pPr>
      <w:bookmarkStart w:id="266" w:name="_Toc532543999"/>
      <w:r>
        <w:t>Brugermiljø</w:t>
      </w:r>
      <w:bookmarkEnd w:id="266"/>
    </w:p>
    <w:p w14:paraId="0C6C7BF4" w14:textId="77777777" w:rsidR="00290974" w:rsidRDefault="00290974" w:rsidP="00AF647B">
      <w:pPr>
        <w:pPrChange w:id="267" w:author="Ofelia Symes" w:date="2018-12-14T10:11:00Z">
          <w:pPr>
            <w:spacing w:line="360" w:lineRule="auto"/>
          </w:pPr>
        </w:pPrChange>
      </w:pPr>
      <w:r w:rsidRPr="004C517B">
        <w:rPr>
          <w:b/>
          <w:rPrChange w:id="268" w:author="Gitte Sevel Bilenberg" w:date="2018-12-14T10:11:00Z">
            <w:rPr>
              <w:highlight w:val="magenta"/>
            </w:rPr>
          </w:rPrChange>
        </w:rPr>
        <w:t>Fokus</w:t>
      </w:r>
      <w:r w:rsidRPr="004C517B">
        <w:rPr>
          <w:rPrChange w:id="269" w:author="Gitte Sevel Bilenberg" w:date="2018-12-14T10:11:00Z">
            <w:rPr>
              <w:highlight w:val="magenta"/>
            </w:rPr>
          </w:rPrChange>
        </w:rPr>
        <w:t>:</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14:paraId="38DC05C6" w14:textId="77777777" w:rsidR="00083B4D" w:rsidRPr="00887067" w:rsidRDefault="00083B4D" w:rsidP="00AF647B">
      <w:pPr>
        <w:rPr>
          <w:rFonts w:ascii="Times New Roman" w:hAnsi="Times New Roman" w:cs="Times New Roman"/>
        </w:rPr>
        <w:pPrChange w:id="270" w:author="Ofelia Symes" w:date="2018-12-14T10:11:00Z">
          <w:pPr>
            <w:spacing w:line="360" w:lineRule="auto"/>
          </w:pPr>
        </w:pPrChange>
      </w:pPr>
      <w:r w:rsidRPr="006D2BC0">
        <w:rPr>
          <w:b/>
        </w:rPr>
        <w:t>Antal</w:t>
      </w:r>
      <w:r w:rsidR="006D2BC0" w:rsidRPr="006D2BC0">
        <w:rPr>
          <w:b/>
        </w:rPr>
        <w:t xml:space="preserve"> brugere</w:t>
      </w:r>
      <w:r w:rsidRPr="00887067">
        <w:t>: fra 1 og op.</w:t>
      </w:r>
    </w:p>
    <w:p w14:paraId="6BD6575E" w14:textId="77777777" w:rsidR="00083B4D" w:rsidRPr="00887067" w:rsidRDefault="00083B4D" w:rsidP="00AF647B">
      <w:pPr>
        <w:rPr>
          <w:rFonts w:ascii="Times New Roman" w:hAnsi="Times New Roman" w:cs="Times New Roman"/>
        </w:rPr>
        <w:pPrChange w:id="271" w:author="Ofelia Symes" w:date="2018-12-14T10:11:00Z">
          <w:pPr>
            <w:spacing w:line="360" w:lineRule="auto"/>
          </w:pPr>
        </w:pPrChange>
      </w:pPr>
      <w:r w:rsidRPr="00290974">
        <w:rPr>
          <w:b/>
        </w:rPr>
        <w:t>Task cycle:</w:t>
      </w:r>
      <w:r w:rsidRPr="00887067">
        <w:t xml:space="preserve"> kort og præcis – formålet er lige netop at forkorte denne.</w:t>
      </w:r>
    </w:p>
    <w:p w14:paraId="18E29435" w14:textId="77777777" w:rsidR="00083B4D" w:rsidRPr="00887067" w:rsidRDefault="00083B4D" w:rsidP="00AF647B">
      <w:pPr>
        <w:rPr>
          <w:rFonts w:ascii="Times New Roman" w:hAnsi="Times New Roman" w:cs="Times New Roman"/>
        </w:rPr>
        <w:pPrChange w:id="272" w:author="Ofelia Symes" w:date="2018-12-14T10:11:00Z">
          <w:pPr>
            <w:spacing w:line="360" w:lineRule="auto"/>
          </w:pPr>
        </w:pPrChange>
      </w:pPr>
      <w:r w:rsidRPr="00290974">
        <w:rPr>
          <w:b/>
        </w:rPr>
        <w:t>Hensyn</w:t>
      </w:r>
      <w:r w:rsidRPr="00887067">
        <w:t xml:space="preserve">: </w:t>
      </w:r>
      <w:r w:rsidRPr="00DF6FFD">
        <w:rPr>
          <w:rPrChange w:id="273" w:author="Gitte Sevel Bilenberg" w:date="2018-12-14T10:11:00Z">
            <w:rPr>
              <w:highlight w:val="magenta"/>
            </w:rPr>
          </w:rPrChange>
        </w:rPr>
        <w:t>netværksforbindelse er påkrævet</w:t>
      </w:r>
      <w:r w:rsidRPr="00887067">
        <w:t xml:space="preserve"> og adgang fra en </w:t>
      </w:r>
      <w:r w:rsidR="00290974">
        <w:t>almindelig computer</w:t>
      </w:r>
      <w:r w:rsidRPr="00887067">
        <w:t>.</w:t>
      </w:r>
    </w:p>
    <w:p w14:paraId="475C6DD3" w14:textId="77777777" w:rsidR="00083B4D" w:rsidRPr="00887067" w:rsidRDefault="00083B4D" w:rsidP="00AF647B">
      <w:pPr>
        <w:rPr>
          <w:rFonts w:ascii="Times New Roman" w:hAnsi="Times New Roman" w:cs="Times New Roman"/>
        </w:rPr>
        <w:pPrChange w:id="274" w:author="Ofelia Symes" w:date="2018-12-14T10:11:00Z">
          <w:pPr>
            <w:spacing w:line="360" w:lineRule="auto"/>
          </w:pPr>
        </w:pPrChange>
      </w:pPr>
      <w:r w:rsidRPr="00290974">
        <w:rPr>
          <w:b/>
        </w:rPr>
        <w:lastRenderedPageBreak/>
        <w:t>Platform:</w:t>
      </w:r>
      <w:r w:rsidRPr="00887067">
        <w:t xml:space="preserve"> firmaet har på nuværende tidspunkt ingen platform, og har heller ikke haft nogen tidligere.</w:t>
      </w:r>
    </w:p>
    <w:p w14:paraId="3FEE16D0" w14:textId="77777777" w:rsidR="00083B4D" w:rsidRPr="00887067" w:rsidRDefault="00083B4D" w:rsidP="00AF647B">
      <w:pPr>
        <w:rPr>
          <w:rFonts w:ascii="Times New Roman" w:hAnsi="Times New Roman" w:cs="Times New Roman"/>
        </w:rPr>
        <w:pPrChange w:id="275" w:author="Ofelia Symes" w:date="2018-12-14T10:11:00Z">
          <w:pPr>
            <w:spacing w:line="360" w:lineRule="auto"/>
          </w:pPr>
        </w:pPrChange>
      </w:pPr>
      <w:r w:rsidRPr="00290974">
        <w:rPr>
          <w:b/>
        </w:rPr>
        <w:t>Andre applikationer:</w:t>
      </w:r>
      <w:r w:rsidRPr="00887067">
        <w:t xml:space="preserve"> e-conomic og mailsystem, </w:t>
      </w:r>
      <w:r w:rsidR="00290974">
        <w:t>ingen af delene</w:t>
      </w:r>
      <w:r w:rsidRPr="00887067">
        <w:t xml:space="preserve"> skal der integreres med.</w:t>
      </w:r>
    </w:p>
    <w:p w14:paraId="2BEDF744" w14:textId="77777777" w:rsidR="00083B4D" w:rsidRPr="00887067" w:rsidRDefault="00083B4D" w:rsidP="00AF647B">
      <w:pPr>
        <w:pStyle w:val="Heading3"/>
        <w:rPr>
          <w:rFonts w:ascii="Times New Roman" w:hAnsi="Times New Roman" w:cs="Times New Roman"/>
        </w:rPr>
      </w:pPr>
      <w:bookmarkStart w:id="276" w:name="_Toc532544000"/>
      <w:r w:rsidRPr="00887067">
        <w:t>Produktoversigt – krav og behov:</w:t>
      </w:r>
      <w:bookmarkEnd w:id="276"/>
    </w:p>
    <w:p w14:paraId="6333AD0A" w14:textId="77777777" w:rsidR="00083B4D" w:rsidRPr="00887067" w:rsidRDefault="00083B4D" w:rsidP="00AF647B">
      <w:pPr>
        <w:rPr>
          <w:rFonts w:ascii="Times New Roman" w:hAnsi="Times New Roman" w:cs="Times New Roman"/>
        </w:rPr>
        <w:pPrChange w:id="277" w:author="Ofelia Symes" w:date="2018-12-14T10:11:00Z">
          <w:pPr>
            <w:spacing w:line="360" w:lineRule="auto"/>
          </w:pPr>
        </w:pPrChange>
      </w:pPr>
      <w:r w:rsidRPr="00290974">
        <w:rPr>
          <w:b/>
        </w:rPr>
        <w:t>Krav:</w:t>
      </w:r>
      <w:r w:rsidRPr="00887067">
        <w:t xml:space="preserve"> CRUD-opsætning (create, read, update, delete) for materialer og projekter, easy-to-use lagerføring. Applikationen skal bruges på PC.</w:t>
      </w:r>
    </w:p>
    <w:p w14:paraId="50824175" w14:textId="77777777" w:rsidR="00083B4D" w:rsidRPr="00887067" w:rsidRDefault="00083B4D" w:rsidP="00AF647B">
      <w:pPr>
        <w:rPr>
          <w:rFonts w:ascii="Times New Roman" w:hAnsi="Times New Roman" w:cs="Times New Roman"/>
        </w:rPr>
        <w:pPrChange w:id="278" w:author="Ofelia Symes" w:date="2018-12-14T10:11:00Z">
          <w:pPr>
            <w:spacing w:line="360" w:lineRule="auto"/>
          </w:pPr>
        </w:pPrChange>
      </w:pPr>
      <w:r w:rsidRPr="00290974">
        <w:rPr>
          <w:b/>
        </w:rPr>
        <w:t>Behov:</w:t>
      </w:r>
      <w:r w:rsidRPr="00887067">
        <w:t xml:space="preserve"> allokering af materialer til projekter som kan tilbageføres eller afsluttes. Overblik over lager. Tidligere projekter skal gemmes og kunne vises i forhold til materialeforbrug.</w:t>
      </w:r>
    </w:p>
    <w:p w14:paraId="301603C4" w14:textId="77777777" w:rsidR="00083B4D" w:rsidRPr="00887067" w:rsidRDefault="00083B4D" w:rsidP="00AF647B">
      <w:pPr>
        <w:rPr>
          <w:rPrChange w:id="279" w:author="Ofelia Symes" w:date="2018-12-14T10:11:00Z">
            <w:rPr>
              <w:rFonts w:ascii="Times New Roman" w:hAnsi="Times New Roman"/>
            </w:rPr>
          </w:rPrChange>
        </w:rPr>
        <w:pPrChange w:id="280" w:author="Ofelia Symes" w:date="2018-12-14T10:11:00Z">
          <w:pPr>
            <w:spacing w:line="360" w:lineRule="auto"/>
          </w:pPr>
        </w:pPrChange>
      </w:pPr>
    </w:p>
    <w:p w14:paraId="579B3D02" w14:textId="77777777" w:rsidR="00083B4D" w:rsidRPr="00887067" w:rsidRDefault="00083B4D" w:rsidP="00AF647B">
      <w:pPr>
        <w:pStyle w:val="Heading2"/>
        <w:rPr>
          <w:rFonts w:ascii="Times New Roman" w:hAnsi="Times New Roman" w:cs="Times New Roman"/>
        </w:rPr>
      </w:pPr>
      <w:bookmarkStart w:id="281" w:name="_Toc532544001"/>
      <w:bookmarkStart w:id="282" w:name="_Toc532392359"/>
      <w:r w:rsidRPr="00887067">
        <w:t>Krav</w:t>
      </w:r>
      <w:r w:rsidR="00887067">
        <w:t>specifikation:</w:t>
      </w:r>
      <w:bookmarkEnd w:id="281"/>
      <w:bookmarkEnd w:id="282"/>
    </w:p>
    <w:p w14:paraId="79806883" w14:textId="1057BE93" w:rsidR="00083B4D" w:rsidRPr="00887067" w:rsidRDefault="00887067" w:rsidP="00AF647B">
      <w:pPr>
        <w:rPr>
          <w:rFonts w:ascii="Times New Roman" w:hAnsi="Times New Roman" w:cs="Times New Roman"/>
        </w:rPr>
        <w:pPrChange w:id="283" w:author="Ofelia Symes" w:date="2018-12-14T10:11:00Z">
          <w:pPr>
            <w:spacing w:line="360" w:lineRule="auto"/>
          </w:pPr>
        </w:pPrChange>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w:t>
      </w:r>
      <w:r w:rsidR="00083B4D" w:rsidRPr="00DF6FFD">
        <w:rPr>
          <w:highlight w:val="yellow"/>
          <w:rPrChange w:id="284" w:author="Gitte Sevel Bilenberg" w:date="2018-12-14T10:11:00Z">
            <w:rPr/>
          </w:rPrChange>
        </w:rPr>
        <w:t xml:space="preserve">Kundens </w:t>
      </w:r>
      <w:ins w:id="285" w:author="Gitte Sevel Bilenberg" w:date="2018-12-14T10:11:00Z">
        <w:r w:rsidR="00DF6FFD" w:rsidRPr="00DF6FFD">
          <w:rPr>
            <w:highlight w:val="yellow"/>
          </w:rPr>
          <w:t xml:space="preserve">måde at opstille sine </w:t>
        </w:r>
      </w:ins>
      <w:r w:rsidR="00083B4D" w:rsidRPr="00DF6FFD">
        <w:rPr>
          <w:highlight w:val="yellow"/>
          <w:rPrChange w:id="286" w:author="Gitte Sevel Bilenberg" w:date="2018-12-14T10:11:00Z">
            <w:rPr/>
          </w:rPrChange>
        </w:rPr>
        <w:t xml:space="preserve">krav kan selvfølgelig også føres tilbage til denne måde </w:t>
      </w:r>
      <w:ins w:id="287" w:author="Gitte Sevel Bilenberg" w:date="2018-12-14T10:11:00Z">
        <w:r w:rsidR="00DF6FFD" w:rsidRPr="00DF6FFD">
          <w:rPr>
            <w:highlight w:val="yellow"/>
          </w:rPr>
          <w:t>med funktionelle og ikke-</w:t>
        </w:r>
        <w:commentRangeStart w:id="288"/>
        <w:commentRangeStart w:id="289"/>
        <w:r w:rsidR="00DF6FFD" w:rsidRPr="00DF6FFD">
          <w:rPr>
            <w:highlight w:val="yellow"/>
          </w:rPr>
          <w:t>funktionelle</w:t>
        </w:r>
        <w:commentRangeEnd w:id="288"/>
        <w:r w:rsidR="004C517B">
          <w:rPr>
            <w:rStyle w:val="CommentReference"/>
          </w:rPr>
          <w:commentReference w:id="288"/>
        </w:r>
        <w:commentRangeEnd w:id="289"/>
        <w:r w:rsidR="004C517B">
          <w:rPr>
            <w:rStyle w:val="CommentReference"/>
          </w:rPr>
          <w:commentReference w:id="289"/>
        </w:r>
        <w:r w:rsidR="00DF6FFD" w:rsidRPr="00DF6FFD">
          <w:rPr>
            <w:highlight w:val="yellow"/>
          </w:rPr>
          <w:t xml:space="preserve"> </w:t>
        </w:r>
      </w:ins>
      <w:del w:id="290" w:author="Gitte Sevel Bilenberg" w:date="2018-12-14T10:11:00Z">
        <w:r w:rsidR="00083B4D" w:rsidRPr="00887067">
          <w:delText xml:space="preserve">at opstille </w:delText>
        </w:r>
      </w:del>
      <w:r w:rsidR="00083B4D" w:rsidRPr="00DF6FFD">
        <w:rPr>
          <w:highlight w:val="yellow"/>
          <w:rPrChange w:id="291" w:author="Gitte Sevel Bilenberg" w:date="2018-12-14T10:11:00Z">
            <w:rPr/>
          </w:rPrChange>
        </w:rPr>
        <w:t>krav</w:t>
      </w:r>
      <w:ins w:id="292" w:author="Gitte Sevel Bilenberg" w:date="2018-12-14T10:11:00Z">
        <w:r w:rsidR="00DF6FFD" w:rsidRPr="00DF6FFD">
          <w:rPr>
            <w:highlight w:val="yellow"/>
          </w:rPr>
          <w:t>.</w:t>
        </w:r>
      </w:ins>
      <w:del w:id="293" w:author="Gitte Sevel Bilenberg" w:date="2018-12-14T10:11:00Z">
        <w:r w:rsidR="00083B4D" w:rsidRPr="00887067">
          <w:delText xml:space="preserve"> på, men </w:delText>
        </w:r>
        <w:r w:rsidRPr="00887067">
          <w:rPr>
            <w:highlight w:val="magenta"/>
          </w:rPr>
          <w:delText>HMMMM</w:delText>
        </w:r>
      </w:del>
    </w:p>
    <w:tbl>
      <w:tblPr>
        <w:tblW w:w="0" w:type="auto"/>
        <w:tblCellMar>
          <w:top w:w="15" w:type="dxa"/>
          <w:left w:w="15" w:type="dxa"/>
          <w:bottom w:w="15" w:type="dxa"/>
          <w:right w:w="15" w:type="dxa"/>
        </w:tblCellMar>
        <w:tblLook w:val="04A0" w:firstRow="1" w:lastRow="0" w:firstColumn="1" w:lastColumn="0" w:noHBand="0" w:noVBand="1"/>
        <w:tblPrChange w:id="294" w:author="Ofelia Symes" w:date="2018-12-14T10:11:00Z">
          <w:tblPr>
            <w:tblW w:w="0" w:type="auto"/>
            <w:tblCellMar>
              <w:top w:w="15" w:type="dxa"/>
              <w:left w:w="15" w:type="dxa"/>
              <w:bottom w:w="15" w:type="dxa"/>
              <w:right w:w="15" w:type="dxa"/>
            </w:tblCellMar>
            <w:tblLook w:val="04A0" w:firstRow="1" w:lastRow="0" w:firstColumn="1" w:lastColumn="0" w:noHBand="0" w:noVBand="1"/>
          </w:tblPr>
        </w:tblPrChange>
      </w:tblPr>
      <w:tblGrid>
        <w:gridCol w:w="2960"/>
        <w:gridCol w:w="1076"/>
        <w:gridCol w:w="5582"/>
        <w:tblGridChange w:id="295">
          <w:tblGrid>
            <w:gridCol w:w="2960"/>
            <w:gridCol w:w="1076"/>
            <w:gridCol w:w="5582"/>
          </w:tblGrid>
        </w:tblGridChange>
      </w:tblGrid>
      <w:tr w:rsidR="00083B4D" w:rsidRPr="00887067" w14:paraId="52372AD8" w14:textId="77777777" w:rsidTr="00083B4D">
        <w:trPr>
          <w:trHeight w:val="540"/>
          <w:trPrChange w:id="296" w:author="Ofelia Symes" w:date="2018-12-14T10:11:00Z">
            <w:trPr>
              <w:trHeight w:val="540"/>
            </w:trPr>
          </w:trPrChange>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297"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4E367448" w14:textId="77777777" w:rsidR="00083B4D" w:rsidRPr="00887067" w:rsidRDefault="00083B4D" w:rsidP="00AF647B">
            <w:pPr>
              <w:rPr>
                <w:rFonts w:ascii="Times New Roman" w:hAnsi="Times New Roman" w:cs="Times New Roman"/>
              </w:rPr>
              <w:pPrChange w:id="298" w:author="Ofelia Symes" w:date="2018-12-14T10:11:00Z">
                <w:pPr>
                  <w:spacing w:line="360" w:lineRule="auto"/>
                </w:pPr>
              </w:pPrChange>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299"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1A17D064" w14:textId="77777777" w:rsidR="00083B4D" w:rsidRPr="00887067" w:rsidRDefault="00083B4D" w:rsidP="00AF647B">
            <w:pPr>
              <w:rPr>
                <w:rFonts w:ascii="Times New Roman" w:hAnsi="Times New Roman" w:cs="Times New Roman"/>
              </w:rPr>
              <w:pPrChange w:id="300" w:author="Ofelia Symes" w:date="2018-12-14T10:11:00Z">
                <w:pPr>
                  <w:spacing w:line="360" w:lineRule="auto"/>
                </w:pPr>
              </w:pPrChange>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01"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1EA244D4" w14:textId="77777777" w:rsidR="00083B4D" w:rsidRPr="00887067" w:rsidRDefault="00083B4D" w:rsidP="00AF647B">
            <w:pPr>
              <w:rPr>
                <w:rFonts w:ascii="Times New Roman" w:hAnsi="Times New Roman" w:cs="Times New Roman"/>
              </w:rPr>
              <w:pPrChange w:id="302" w:author="Ofelia Symes" w:date="2018-12-14T10:11:00Z">
                <w:pPr>
                  <w:spacing w:line="360" w:lineRule="auto"/>
                </w:pPr>
              </w:pPrChange>
            </w:pPr>
            <w:r w:rsidRPr="00887067">
              <w:t>Funktioner</w:t>
            </w:r>
          </w:p>
        </w:tc>
      </w:tr>
      <w:tr w:rsidR="00083B4D" w:rsidRPr="00887067" w14:paraId="01F6EDB7" w14:textId="77777777" w:rsidTr="00083B4D">
        <w:trPr>
          <w:trHeight w:val="1580"/>
          <w:trPrChange w:id="303" w:author="Ofelia Symes" w:date="2018-12-14T10:11:00Z">
            <w:trPr>
              <w:trHeight w:val="1580"/>
            </w:trPr>
          </w:trPrChange>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04"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2973724B" w14:textId="77777777" w:rsidR="00083B4D" w:rsidRPr="00887067" w:rsidRDefault="00083B4D" w:rsidP="00AF647B">
            <w:pPr>
              <w:rPr>
                <w:rFonts w:ascii="Times New Roman" w:hAnsi="Times New Roman" w:cs="Times New Roman"/>
              </w:rPr>
              <w:pPrChange w:id="305" w:author="Ofelia Symes" w:date="2018-12-14T10:11:00Z">
                <w:pPr>
                  <w:spacing w:line="360" w:lineRule="auto"/>
                </w:pPr>
              </w:pPrChange>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06"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4CF46835" w14:textId="77777777" w:rsidR="00083B4D" w:rsidRPr="00887067" w:rsidRDefault="00083B4D" w:rsidP="00AF647B">
            <w:pPr>
              <w:rPr>
                <w:rFonts w:ascii="Times New Roman" w:hAnsi="Times New Roman" w:cs="Times New Roman"/>
              </w:rPr>
              <w:pPrChange w:id="307" w:author="Ofelia Symes" w:date="2018-12-14T10:11:00Z">
                <w:pPr>
                  <w:spacing w:line="360" w:lineRule="auto"/>
                </w:pPr>
              </w:pPrChange>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08"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574EA599" w14:textId="77777777" w:rsidR="00083B4D" w:rsidRPr="00887067" w:rsidRDefault="00083B4D" w:rsidP="00AF647B">
            <w:pPr>
              <w:rPr>
                <w:rFonts w:ascii="Times New Roman" w:hAnsi="Times New Roman" w:cs="Times New Roman"/>
              </w:rPr>
              <w:pPrChange w:id="309" w:author="Ofelia Symes" w:date="2018-12-14T10:11:00Z">
                <w:pPr>
                  <w:spacing w:line="360" w:lineRule="auto"/>
                </w:pPr>
              </w:pPrChange>
            </w:pPr>
            <w:r w:rsidRPr="00887067">
              <w:t>Oprettelse af en ny type vare, som systemet gemmer.</w:t>
            </w:r>
          </w:p>
          <w:p w14:paraId="7F33D172" w14:textId="77777777" w:rsidR="00083B4D" w:rsidRPr="00887067" w:rsidRDefault="00083B4D" w:rsidP="00AF647B">
            <w:pPr>
              <w:rPr>
                <w:rFonts w:ascii="Times New Roman" w:hAnsi="Times New Roman" w:cs="Times New Roman"/>
              </w:rPr>
              <w:pPrChange w:id="310" w:author="Ofelia Symes" w:date="2018-12-14T10:11:00Z">
                <w:pPr>
                  <w:spacing w:line="360" w:lineRule="auto"/>
                </w:pPr>
              </w:pPrChange>
            </w:pPr>
            <w:r w:rsidRPr="00887067">
              <w:t>Ændring i antallet af en type vare (både tilføje og fratrække)</w:t>
            </w:r>
          </w:p>
        </w:tc>
      </w:tr>
      <w:tr w:rsidR="00083B4D" w:rsidRPr="00887067" w14:paraId="59F5A3E8" w14:textId="77777777" w:rsidTr="00083B4D">
        <w:trPr>
          <w:trHeight w:val="1060"/>
          <w:trPrChange w:id="311" w:author="Ofelia Symes" w:date="2018-12-14T10:11:00Z">
            <w:trPr>
              <w:trHeight w:val="1060"/>
            </w:trPr>
          </w:trPrChange>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12"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790A3D26" w14:textId="77777777" w:rsidR="00083B4D" w:rsidRPr="00887067" w:rsidRDefault="00083B4D" w:rsidP="00AF647B">
            <w:pPr>
              <w:rPr>
                <w:rFonts w:ascii="Times New Roman" w:hAnsi="Times New Roman" w:cs="Times New Roman"/>
              </w:rPr>
              <w:pPrChange w:id="313" w:author="Ofelia Symes" w:date="2018-12-14T10:11:00Z">
                <w:pPr>
                  <w:spacing w:line="360" w:lineRule="auto"/>
                </w:pPr>
              </w:pPrChange>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14"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18D8D970" w14:textId="77777777" w:rsidR="00083B4D" w:rsidRPr="00887067" w:rsidRDefault="00083B4D" w:rsidP="00AF647B">
            <w:pPr>
              <w:rPr>
                <w:rFonts w:ascii="Times New Roman" w:hAnsi="Times New Roman" w:cs="Times New Roman"/>
              </w:rPr>
              <w:pPrChange w:id="315" w:author="Ofelia Symes" w:date="2018-12-14T10:11:00Z">
                <w:pPr>
                  <w:spacing w:line="360" w:lineRule="auto"/>
                </w:pPr>
              </w:pPrChange>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16"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521A6731" w14:textId="77777777" w:rsidR="00083B4D" w:rsidRPr="00887067" w:rsidRDefault="00083B4D" w:rsidP="00AF647B">
            <w:pPr>
              <w:rPr>
                <w:rFonts w:ascii="Times New Roman" w:hAnsi="Times New Roman" w:cs="Times New Roman"/>
              </w:rPr>
              <w:pPrChange w:id="317" w:author="Ofelia Symes" w:date="2018-12-14T10:11:00Z">
                <w:pPr>
                  <w:spacing w:line="360" w:lineRule="auto"/>
                </w:pPr>
              </w:pPrChange>
            </w:pPr>
            <w:r w:rsidRPr="00887067">
              <w:t>Hovedessensen er at applikationen kan oprette (create), læse/indlæse (read), opdater (update) og slette de forskellige varer.</w:t>
            </w:r>
          </w:p>
        </w:tc>
      </w:tr>
      <w:tr w:rsidR="00083B4D" w:rsidRPr="00887067" w14:paraId="2D50C762" w14:textId="77777777" w:rsidTr="00083B4D">
        <w:trPr>
          <w:trHeight w:val="780"/>
          <w:trPrChange w:id="318" w:author="Ofelia Symes" w:date="2018-12-14T10:11:00Z">
            <w:trPr>
              <w:trHeight w:val="780"/>
            </w:trPr>
          </w:trPrChange>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19"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3F9DE4B5" w14:textId="77777777" w:rsidR="00083B4D" w:rsidRPr="00887067" w:rsidRDefault="00083B4D" w:rsidP="00AF647B">
            <w:pPr>
              <w:rPr>
                <w:rFonts w:ascii="Times New Roman" w:hAnsi="Times New Roman" w:cs="Times New Roman"/>
              </w:rPr>
              <w:pPrChange w:id="320" w:author="Ofelia Symes" w:date="2018-12-14T10:11:00Z">
                <w:pPr>
                  <w:spacing w:line="360" w:lineRule="auto"/>
                </w:pPr>
              </w:pPrChange>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21"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275BBD09" w14:textId="77777777" w:rsidR="00083B4D" w:rsidRPr="00887067" w:rsidRDefault="00083B4D" w:rsidP="00AF647B">
            <w:pPr>
              <w:rPr>
                <w:rFonts w:ascii="Times New Roman" w:hAnsi="Times New Roman" w:cs="Times New Roman"/>
              </w:rPr>
              <w:pPrChange w:id="322" w:author="Ofelia Symes" w:date="2018-12-14T10:11:00Z">
                <w:pPr>
                  <w:spacing w:line="360" w:lineRule="auto"/>
                </w:pPr>
              </w:pPrChange>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23"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056FCE7A" w14:textId="77777777" w:rsidR="00083B4D" w:rsidRPr="00887067" w:rsidRDefault="00083B4D" w:rsidP="00AF647B">
            <w:pPr>
              <w:rPr>
                <w:rFonts w:ascii="Times New Roman" w:hAnsi="Times New Roman" w:cs="Times New Roman"/>
              </w:rPr>
              <w:pPrChange w:id="324" w:author="Ofelia Symes" w:date="2018-12-14T10:11:00Z">
                <w:pPr>
                  <w:spacing w:line="360" w:lineRule="auto"/>
                </w:pPr>
              </w:pPrChange>
            </w:pPr>
            <w:r w:rsidRPr="00887067">
              <w:t>Skal kunne bruges af den almindelige, gennemsnitlige bruger.</w:t>
            </w:r>
          </w:p>
        </w:tc>
      </w:tr>
      <w:tr w:rsidR="00083B4D" w:rsidRPr="00887067" w14:paraId="49E3B9F4" w14:textId="77777777" w:rsidTr="00083B4D">
        <w:trPr>
          <w:trHeight w:val="1060"/>
          <w:trPrChange w:id="325" w:author="Ofelia Symes" w:date="2018-12-14T10:11:00Z">
            <w:trPr>
              <w:trHeight w:val="1060"/>
            </w:trPr>
          </w:trPrChange>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26"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0EFDC2C3" w14:textId="77777777" w:rsidR="00083B4D" w:rsidRPr="00887067" w:rsidRDefault="00083B4D" w:rsidP="00AF647B">
            <w:pPr>
              <w:rPr>
                <w:rFonts w:ascii="Times New Roman" w:hAnsi="Times New Roman" w:cs="Times New Roman"/>
              </w:rPr>
              <w:pPrChange w:id="327" w:author="Ofelia Symes" w:date="2018-12-14T10:11:00Z">
                <w:pPr>
                  <w:spacing w:line="360" w:lineRule="auto"/>
                </w:pPr>
              </w:pPrChange>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28"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3825633F" w14:textId="77777777" w:rsidR="00083B4D" w:rsidRPr="00887067" w:rsidRDefault="00083B4D" w:rsidP="00AF647B">
            <w:pPr>
              <w:rPr>
                <w:rFonts w:ascii="Times New Roman" w:hAnsi="Times New Roman" w:cs="Times New Roman"/>
              </w:rPr>
              <w:pPrChange w:id="329" w:author="Ofelia Symes" w:date="2018-12-14T10:11:00Z">
                <w:pPr>
                  <w:spacing w:line="360" w:lineRule="auto"/>
                </w:pPr>
              </w:pPrChange>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Change w:id="330" w:author="Ofelia Symes" w:date="2018-12-14T10:11:00Z">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tcPrChange>
          </w:tcPr>
          <w:p w14:paraId="0D5D2867" w14:textId="77777777" w:rsidR="00083B4D" w:rsidRPr="00887067" w:rsidRDefault="00083B4D" w:rsidP="00AF647B">
            <w:pPr>
              <w:rPr>
                <w:rFonts w:ascii="Times New Roman" w:hAnsi="Times New Roman" w:cs="Times New Roman"/>
              </w:rPr>
              <w:pPrChange w:id="331" w:author="Ofelia Symes" w:date="2018-12-14T10:11:00Z">
                <w:pPr>
                  <w:spacing w:line="360" w:lineRule="auto"/>
                </w:pPr>
              </w:pPrChange>
            </w:pPr>
            <w:r w:rsidRPr="00887067">
              <w:t>Tidligere projekters materialeforbrug kan hjælpe med fremtidige tilbud.</w:t>
            </w:r>
          </w:p>
        </w:tc>
      </w:tr>
      <w:tr w:rsidR="00083B4D" w:rsidRPr="00887067" w14:paraId="085E0FE7"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061AADE" w14:textId="77777777" w:rsidR="00083B4D" w:rsidRPr="00887067" w:rsidRDefault="00083B4D" w:rsidP="00AF647B">
            <w:pPr>
              <w:rPr>
                <w:rFonts w:ascii="Times New Roman" w:hAnsi="Times New Roman" w:cs="Times New Roman"/>
              </w:rPr>
              <w:pPrChange w:id="332" w:author="Ofelia Symes" w:date="2018-12-14T10:11:00Z">
                <w:pPr>
                  <w:spacing w:line="360" w:lineRule="auto"/>
                </w:pPr>
              </w:pPrChange>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DE4EFB2" w14:textId="77777777" w:rsidR="00083B4D" w:rsidRPr="00887067" w:rsidRDefault="00083B4D" w:rsidP="00AF647B">
            <w:pPr>
              <w:rPr>
                <w:rFonts w:ascii="Times New Roman" w:hAnsi="Times New Roman" w:cs="Times New Roman"/>
              </w:rPr>
              <w:pPrChange w:id="333" w:author="Ofelia Symes" w:date="2018-12-14T10:11:00Z">
                <w:pPr>
                  <w:spacing w:line="360" w:lineRule="auto"/>
                </w:pPr>
              </w:pPrChange>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CC72D4" w14:textId="1136DA6F" w:rsidR="00083B4D" w:rsidRPr="00887067" w:rsidRDefault="00083B4D" w:rsidP="00AF647B">
            <w:pPr>
              <w:rPr>
                <w:rFonts w:ascii="Times New Roman" w:hAnsi="Times New Roman" w:cs="Times New Roman"/>
              </w:rPr>
              <w:pPrChange w:id="334" w:author="Ofelia Symes" w:date="2018-12-14T10:11:00Z">
                <w:pPr>
                  <w:spacing w:line="360" w:lineRule="auto"/>
                </w:pPr>
              </w:pPrChange>
            </w:pPr>
            <w:r w:rsidRPr="00887067">
              <w:t xml:space="preserve">Materialer skal fastlåses projekter, og først kunne fjernes eller frigives ved afslutning af projektet. </w:t>
            </w:r>
            <w:r w:rsidRPr="00887067">
              <w:rPr>
                <w:shd w:val="clear" w:color="auto" w:fill="FF00FF"/>
              </w:rPr>
              <w:t xml:space="preserve">Muligvis bekræftelse før </w:t>
            </w:r>
            <w:commentRangeStart w:id="335"/>
            <w:r w:rsidRPr="00887067">
              <w:rPr>
                <w:shd w:val="clear" w:color="auto" w:fill="FF00FF"/>
              </w:rPr>
              <w:t>ændring</w:t>
            </w:r>
            <w:commentRangeEnd w:id="335"/>
            <w:r w:rsidR="004C517B">
              <w:rPr>
                <w:rStyle w:val="CommentReference"/>
              </w:rPr>
              <w:commentReference w:id="335"/>
            </w:r>
            <w:r w:rsidRPr="00887067">
              <w:rPr>
                <w:shd w:val="clear" w:color="auto" w:fill="FF00FF"/>
              </w:rPr>
              <w:t>?</w:t>
            </w:r>
          </w:p>
        </w:tc>
      </w:tr>
    </w:tbl>
    <w:p w14:paraId="1B94BF14" w14:textId="77777777" w:rsidR="00083B4D" w:rsidRPr="00887067" w:rsidRDefault="00083B4D" w:rsidP="00AF647B">
      <w:pPr>
        <w:rPr>
          <w:rFonts w:ascii="Times New Roman" w:hAnsi="Times New Roman" w:cs="Times New Roman"/>
        </w:rPr>
        <w:pPrChange w:id="336" w:author="Ofelia Symes" w:date="2018-12-14T10:11:00Z">
          <w:pPr>
            <w:spacing w:line="360" w:lineRule="auto"/>
          </w:pPr>
        </w:pPrChange>
      </w:pPr>
      <w:r w:rsidRPr="00887067">
        <w:t xml:space="preserve"> </w:t>
      </w:r>
    </w:p>
    <w:p w14:paraId="3473118C" w14:textId="77777777" w:rsidR="00083B4D" w:rsidRPr="00290974" w:rsidRDefault="00083B4D" w:rsidP="00AF647B">
      <w:pPr>
        <w:rPr>
          <w:rFonts w:ascii="Times New Roman" w:hAnsi="Times New Roman"/>
          <w:rPrChange w:id="337" w:author="Ofelia Symes" w:date="2018-12-14T10:11:00Z">
            <w:rPr>
              <w:rFonts w:ascii="Times New Roman" w:hAnsi="Times New Roman"/>
              <w:b/>
            </w:rPr>
          </w:rPrChange>
        </w:rPr>
        <w:pPrChange w:id="338" w:author="Ofelia Symes" w:date="2018-12-14T10:11:00Z">
          <w:pPr>
            <w:spacing w:line="360" w:lineRule="auto"/>
          </w:pPr>
        </w:pPrChange>
      </w:pPr>
      <w:r w:rsidRPr="00290974">
        <w:rPr>
          <w:rPrChange w:id="339" w:author="Ofelia Symes" w:date="2018-12-14T10:11:00Z">
            <w:rPr>
              <w:b/>
            </w:rPr>
          </w:rPrChange>
        </w:rPr>
        <w:t>Andre produktkrav</w:t>
      </w:r>
      <w:r w:rsidR="00290974">
        <w:rPr>
          <w:rPrChange w:id="340" w:author="Ofelia Symes" w:date="2018-12-14T10:11:00Z">
            <w:rPr>
              <w:b/>
            </w:rPr>
          </w:rPrChange>
        </w:rPr>
        <w:t>:</w:t>
      </w:r>
    </w:p>
    <w:p w14:paraId="3D74F2F0" w14:textId="77777777" w:rsidR="00083B4D" w:rsidRPr="00290974" w:rsidRDefault="00083B4D" w:rsidP="00AF647B">
      <w:pPr>
        <w:pStyle w:val="ListParagraph"/>
        <w:numPr>
          <w:ilvl w:val="0"/>
          <w:numId w:val="12"/>
        </w:numPr>
        <w:rPr>
          <w:rFonts w:ascii="Times New Roman" w:hAnsi="Times New Roman" w:cs="Times New Roman"/>
        </w:rPr>
        <w:pPrChange w:id="341" w:author="Ofelia Symes" w:date="2018-12-14T10:11:00Z">
          <w:pPr>
            <w:pStyle w:val="ListParagraph"/>
            <w:numPr>
              <w:numId w:val="12"/>
            </w:numPr>
            <w:ind w:hanging="360"/>
          </w:pPr>
        </w:pPrChange>
      </w:pPr>
      <w:r w:rsidRPr="00887067">
        <w:t>Applikationen skal være så brugervenlig som overhovedet muligt.</w:t>
      </w:r>
    </w:p>
    <w:p w14:paraId="4A98BB2D" w14:textId="77777777" w:rsidR="00083B4D" w:rsidRPr="00290974" w:rsidRDefault="00083B4D" w:rsidP="00AF647B">
      <w:pPr>
        <w:pStyle w:val="ListParagraph"/>
        <w:numPr>
          <w:ilvl w:val="0"/>
          <w:numId w:val="12"/>
        </w:numPr>
        <w:rPr>
          <w:rFonts w:ascii="Times New Roman" w:hAnsi="Times New Roman" w:cs="Times New Roman"/>
        </w:rPr>
        <w:pPrChange w:id="342" w:author="Ofelia Symes" w:date="2018-12-14T10:11:00Z">
          <w:pPr>
            <w:pStyle w:val="ListParagraph"/>
            <w:numPr>
              <w:numId w:val="12"/>
            </w:numPr>
            <w:ind w:hanging="360"/>
          </w:pPr>
        </w:pPrChange>
      </w:pPr>
      <w:r w:rsidRPr="00887067">
        <w:t>Pålidelig og forholdsvis hurtig opstart.</w:t>
      </w:r>
    </w:p>
    <w:p w14:paraId="60518CF4" w14:textId="77777777" w:rsidR="00083B4D" w:rsidRPr="00290974" w:rsidRDefault="00083B4D" w:rsidP="00AF647B">
      <w:pPr>
        <w:pStyle w:val="ListParagraph"/>
        <w:numPr>
          <w:ilvl w:val="0"/>
          <w:numId w:val="12"/>
        </w:numPr>
        <w:rPr>
          <w:rFonts w:ascii="Times New Roman" w:hAnsi="Times New Roman" w:cs="Times New Roman"/>
        </w:rPr>
        <w:pPrChange w:id="343" w:author="Ofelia Symes" w:date="2018-12-14T10:11:00Z">
          <w:pPr>
            <w:pStyle w:val="ListParagraph"/>
            <w:numPr>
              <w:numId w:val="12"/>
            </w:numPr>
            <w:ind w:hanging="360"/>
          </w:pPr>
        </w:pPrChange>
      </w:pPr>
      <w:r w:rsidRPr="00887067">
        <w:t>Windows styresystem påkrævet.</w:t>
      </w:r>
    </w:p>
    <w:p w14:paraId="33996427" w14:textId="77777777" w:rsidR="00290974" w:rsidRPr="00290974" w:rsidRDefault="00290974" w:rsidP="00AF647B">
      <w:pPr>
        <w:rPr>
          <w:rPrChange w:id="344" w:author="Ofelia Symes" w:date="2018-12-14T10:11:00Z">
            <w:rPr>
              <w:rFonts w:ascii="Times New Roman" w:hAnsi="Times New Roman"/>
            </w:rPr>
          </w:rPrChange>
        </w:rPr>
        <w:pPrChange w:id="345" w:author="Ofelia Symes" w:date="2018-12-14T10:11:00Z">
          <w:pPr>
            <w:spacing w:line="360" w:lineRule="auto"/>
          </w:pPr>
        </w:pPrChange>
      </w:pPr>
    </w:p>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Change w:id="346">
          <w:tblGrid>
            <w:gridCol w:w="1919"/>
            <w:gridCol w:w="1076"/>
            <w:gridCol w:w="6623"/>
          </w:tblGrid>
        </w:tblGridChange>
      </w:tblGrid>
      <w:tr w:rsidR="00083B4D" w:rsidRPr="00887067" w14:paraId="417F7C3D"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FB25" w14:textId="77777777" w:rsidR="00083B4D" w:rsidRPr="00887067" w:rsidRDefault="00083B4D" w:rsidP="00AF647B">
            <w:pPr>
              <w:rPr>
                <w:rFonts w:ascii="Times New Roman" w:hAnsi="Times New Roman" w:cs="Times New Roman"/>
              </w:rPr>
              <w:pPrChange w:id="347" w:author="Ofelia Symes" w:date="2018-12-14T10:11:00Z">
                <w:pPr>
                  <w:spacing w:line="360" w:lineRule="auto"/>
                </w:pPr>
              </w:pPrChange>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7F27" w14:textId="77777777" w:rsidR="00083B4D" w:rsidRPr="00887067" w:rsidRDefault="00083B4D" w:rsidP="00AF647B">
            <w:pPr>
              <w:rPr>
                <w:rFonts w:ascii="Times New Roman" w:hAnsi="Times New Roman" w:cs="Times New Roman"/>
              </w:rPr>
              <w:pPrChange w:id="348" w:author="Ofelia Symes" w:date="2018-12-14T10:11:00Z">
                <w:pPr>
                  <w:spacing w:line="360" w:lineRule="auto"/>
                </w:pPr>
              </w:pPrChange>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44D" w14:textId="77777777" w:rsidR="00083B4D" w:rsidRPr="00887067" w:rsidRDefault="00083B4D" w:rsidP="00AF647B">
            <w:pPr>
              <w:rPr>
                <w:rFonts w:ascii="Times New Roman" w:hAnsi="Times New Roman" w:cs="Times New Roman"/>
              </w:rPr>
              <w:pPrChange w:id="349" w:author="Ofelia Symes" w:date="2018-12-14T10:11:00Z">
                <w:pPr>
                  <w:spacing w:line="360" w:lineRule="auto"/>
                </w:pPr>
              </w:pPrChange>
            </w:pPr>
            <w:r w:rsidRPr="00887067">
              <w:t>Noter</w:t>
            </w:r>
          </w:p>
        </w:tc>
      </w:tr>
      <w:tr w:rsidR="00083B4D" w:rsidRPr="00887067" w14:paraId="4A5E57B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E07D3" w14:textId="77777777" w:rsidR="00083B4D" w:rsidRPr="00887067" w:rsidRDefault="00083B4D" w:rsidP="00AF647B">
            <w:pPr>
              <w:rPr>
                <w:rFonts w:ascii="Times New Roman" w:hAnsi="Times New Roman" w:cs="Times New Roman"/>
              </w:rPr>
              <w:pPrChange w:id="350" w:author="Ofelia Symes" w:date="2018-12-14T10:11:00Z">
                <w:pPr>
                  <w:spacing w:line="360" w:lineRule="auto"/>
                </w:pPr>
              </w:pPrChange>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176C" w14:textId="77777777" w:rsidR="00083B4D" w:rsidRPr="00887067" w:rsidRDefault="00083B4D" w:rsidP="00AF647B">
            <w:pPr>
              <w:rPr>
                <w:rFonts w:ascii="Times New Roman" w:hAnsi="Times New Roman" w:cs="Times New Roman"/>
              </w:rPr>
              <w:pPrChange w:id="351" w:author="Ofelia Symes" w:date="2018-12-14T10:11:00Z">
                <w:pPr>
                  <w:spacing w:line="360" w:lineRule="auto"/>
                </w:pPr>
              </w:pPrChange>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680B" w14:textId="77777777" w:rsidR="00083B4D" w:rsidRPr="00887067" w:rsidRDefault="00083B4D" w:rsidP="00AF647B">
            <w:pPr>
              <w:rPr>
                <w:rFonts w:ascii="Times New Roman" w:hAnsi="Times New Roman" w:cs="Times New Roman"/>
              </w:rPr>
              <w:pPrChange w:id="352" w:author="Ofelia Symes" w:date="2018-12-14T10:11:00Z">
                <w:pPr>
                  <w:spacing w:line="360" w:lineRule="auto"/>
                </w:pPr>
              </w:pPrChange>
            </w:pPr>
            <w:r w:rsidRPr="00887067">
              <w:t xml:space="preserve"> Brugervenlighed er vigtigt, da vi ikke taler om superbrugere her - det er den gængse bruger.</w:t>
            </w:r>
          </w:p>
        </w:tc>
      </w:tr>
      <w:tr w:rsidR="00083B4D" w:rsidRPr="00887067" w14:paraId="3C72B8EA"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1313" w14:textId="77777777" w:rsidR="00083B4D" w:rsidRPr="00887067" w:rsidRDefault="00083B4D" w:rsidP="00AF647B">
            <w:pPr>
              <w:rPr>
                <w:rFonts w:ascii="Times New Roman" w:hAnsi="Times New Roman" w:cs="Times New Roman"/>
              </w:rPr>
              <w:pPrChange w:id="353" w:author="Ofelia Symes" w:date="2018-12-14T10:11:00Z">
                <w:pPr>
                  <w:spacing w:line="360" w:lineRule="auto"/>
                </w:pPr>
              </w:pPrChange>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8296" w14:textId="77777777" w:rsidR="00083B4D" w:rsidRPr="00887067" w:rsidRDefault="00083B4D" w:rsidP="00AF647B">
            <w:pPr>
              <w:rPr>
                <w:rFonts w:ascii="Times New Roman" w:hAnsi="Times New Roman" w:cs="Times New Roman"/>
              </w:rPr>
              <w:pPrChange w:id="354" w:author="Ofelia Symes" w:date="2018-12-14T10:11:00Z">
                <w:pPr>
                  <w:spacing w:line="360" w:lineRule="auto"/>
                </w:pPr>
              </w:pPrChange>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EA7A8" w14:textId="77777777" w:rsidR="00083B4D" w:rsidRPr="00887067" w:rsidRDefault="00083B4D" w:rsidP="00AF647B">
            <w:pPr>
              <w:rPr>
                <w:rFonts w:ascii="Times New Roman" w:hAnsi="Times New Roman" w:cs="Times New Roman"/>
              </w:rPr>
              <w:pPrChange w:id="355" w:author="Ofelia Symes" w:date="2018-12-14T10:11:00Z">
                <w:pPr>
                  <w:spacing w:line="360" w:lineRule="auto"/>
                </w:pPr>
              </w:pPrChange>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14:paraId="21F7537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CBD88" w14:textId="77777777" w:rsidR="00083B4D" w:rsidRPr="00887067" w:rsidRDefault="00083B4D" w:rsidP="00AF647B">
            <w:pPr>
              <w:rPr>
                <w:rFonts w:ascii="Times New Roman" w:hAnsi="Times New Roman" w:cs="Times New Roman"/>
              </w:rPr>
              <w:pPrChange w:id="356" w:author="Ofelia Symes" w:date="2018-12-14T10:11:00Z">
                <w:pPr>
                  <w:spacing w:line="360" w:lineRule="auto"/>
                </w:pPr>
              </w:pPrChange>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B9B1" w14:textId="77777777" w:rsidR="00083B4D" w:rsidRPr="00887067" w:rsidRDefault="00083B4D" w:rsidP="00AF647B">
            <w:pPr>
              <w:rPr>
                <w:rFonts w:ascii="Times New Roman" w:hAnsi="Times New Roman" w:cs="Times New Roman"/>
              </w:rPr>
              <w:pPrChange w:id="357" w:author="Ofelia Symes" w:date="2018-12-14T10:11:00Z">
                <w:pPr>
                  <w:spacing w:line="360" w:lineRule="auto"/>
                </w:pPr>
              </w:pPrChange>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36004" w14:textId="77777777" w:rsidR="00083B4D" w:rsidRPr="00887067" w:rsidRDefault="00083B4D" w:rsidP="00AF647B">
            <w:pPr>
              <w:rPr>
                <w:rFonts w:ascii="Times New Roman" w:hAnsi="Times New Roman" w:cs="Times New Roman"/>
              </w:rPr>
              <w:pPrChange w:id="358" w:author="Ofelia Symes" w:date="2018-12-14T10:11:00Z">
                <w:pPr>
                  <w:spacing w:line="360" w:lineRule="auto"/>
                </w:pPr>
              </w:pPrChange>
            </w:pPr>
            <w:r w:rsidRPr="00887067">
              <w:t>Mobilitet er underordnet, da der ikke er tale om, at applikationen skal kunne bruges på mobiltelefoner, tablets eller lignende.</w:t>
            </w:r>
          </w:p>
        </w:tc>
      </w:tr>
      <w:tr w:rsidR="00083B4D" w:rsidRPr="00887067" w14:paraId="01E42AAC" w14:textId="77777777" w:rsidTr="006648A2">
        <w:tblPrEx>
          <w:tblW w:w="0" w:type="auto"/>
          <w:tblCellMar>
            <w:top w:w="15" w:type="dxa"/>
            <w:left w:w="15" w:type="dxa"/>
            <w:bottom w:w="15" w:type="dxa"/>
            <w:right w:w="15" w:type="dxa"/>
          </w:tblCellMar>
          <w:tblPrExChange w:id="359" w:author="Gitte Sevel Bilenberg" w:date="2018-12-14T10:11:00Z">
            <w:tblPrEx>
              <w:tblW w:w="0" w:type="auto"/>
              <w:tblCellMar>
                <w:top w:w="15" w:type="dxa"/>
                <w:left w:w="15" w:type="dxa"/>
                <w:bottom w:w="15" w:type="dxa"/>
                <w:right w:w="15" w:type="dxa"/>
              </w:tblCellMar>
            </w:tblPrEx>
          </w:tblPrExChange>
        </w:tblPrEx>
        <w:trPr>
          <w:trHeight w:val="1582"/>
          <w:trPrChange w:id="360" w:author="Gitte Sevel Bilenberg" w:date="2018-12-14T10:11:00Z">
            <w:trPr>
              <w:trHeight w:val="50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361"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848F5A9" w14:textId="77777777" w:rsidR="00083B4D" w:rsidRPr="00887067" w:rsidRDefault="00083B4D" w:rsidP="00AF647B">
            <w:pPr>
              <w:rPr>
                <w:rFonts w:ascii="Times New Roman" w:hAnsi="Times New Roman" w:cs="Times New Roman"/>
              </w:rPr>
              <w:pPrChange w:id="362" w:author="Ofelia Symes" w:date="2018-12-14T10:11:00Z">
                <w:pPr>
                  <w:spacing w:line="360" w:lineRule="auto"/>
                </w:pPr>
              </w:pPrChange>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363"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205258C" w14:textId="77777777" w:rsidR="00083B4D" w:rsidRPr="00887067" w:rsidRDefault="00083B4D" w:rsidP="00AF647B">
            <w:pPr>
              <w:rPr>
                <w:rFonts w:ascii="Times New Roman" w:hAnsi="Times New Roman" w:cs="Times New Roman"/>
              </w:rPr>
              <w:pPrChange w:id="364" w:author="Ofelia Symes" w:date="2018-12-14T10:11:00Z">
                <w:pPr>
                  <w:spacing w:line="360" w:lineRule="auto"/>
                </w:pPr>
              </w:pPrChange>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365" w:author="Gitte Sevel Bilenberg"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A7E1478" w14:textId="5D089D23" w:rsidR="00083B4D" w:rsidRPr="00887067" w:rsidRDefault="00083B4D" w:rsidP="00AF647B">
            <w:pPr>
              <w:rPr>
                <w:rFonts w:ascii="Times New Roman" w:hAnsi="Times New Roman" w:cs="Times New Roman"/>
              </w:rPr>
              <w:pPrChange w:id="366" w:author="Ofelia Symes" w:date="2018-12-14T10:11:00Z">
                <w:pPr>
                  <w:spacing w:line="360" w:lineRule="auto"/>
                </w:pPr>
              </w:pPrChange>
            </w:pPr>
            <w:r w:rsidRPr="00887067">
              <w:t xml:space="preserve"> Pålideligheden viser noget om, at applikationen skal gøre, hvad brugeren beder den om. Hvis brugeren beder om at få </w:t>
            </w:r>
            <w:ins w:id="367" w:author="Gitte Sevel Bilenberg" w:date="2018-12-14T10:11:00Z">
              <w:r w:rsidR="006648A2">
                <w:t>gemt eller ændret noget, skal programmet gøre dette hver gang.</w:t>
              </w:r>
            </w:ins>
          </w:p>
        </w:tc>
      </w:tr>
    </w:tbl>
    <w:p w14:paraId="2945AB41" w14:textId="77777777" w:rsidR="00083B4D" w:rsidRPr="00887067" w:rsidRDefault="00083B4D" w:rsidP="00AF647B">
      <w:pPr>
        <w:rPr>
          <w:rFonts w:ascii="Times New Roman" w:hAnsi="Times New Roman" w:cs="Times New Roman"/>
        </w:rPr>
        <w:pPrChange w:id="368" w:author="Ofelia Symes" w:date="2018-12-14T10:11:00Z">
          <w:pPr>
            <w:spacing w:line="360" w:lineRule="auto"/>
          </w:pPr>
        </w:pPrChange>
      </w:pPr>
      <w:r w:rsidRPr="00887067">
        <w:t xml:space="preserve"> </w:t>
      </w:r>
    </w:p>
    <w:p w14:paraId="70C79AE1" w14:textId="77777777" w:rsidR="00083B4D" w:rsidRDefault="00083B4D" w:rsidP="00AF647B">
      <w:pPr>
        <w:pStyle w:val="Heading1"/>
      </w:pPr>
      <w:bookmarkStart w:id="369" w:name="_Toc532544002"/>
      <w:bookmarkStart w:id="370" w:name="_Toc532392360"/>
      <w:r w:rsidRPr="00887067">
        <w:t>Forretningsanalyse</w:t>
      </w:r>
      <w:bookmarkEnd w:id="369"/>
      <w:bookmarkEnd w:id="370"/>
    </w:p>
    <w:p w14:paraId="348D9869" w14:textId="77777777" w:rsidR="00801468" w:rsidRDefault="00801468" w:rsidP="00AF647B">
      <w:r>
        <w:t>I vores forretningsanalyse har vi benyttet os af forskellige analysemodeller:</w:t>
      </w:r>
    </w:p>
    <w:p w14:paraId="371CB290" w14:textId="77777777" w:rsidR="00801468" w:rsidRDefault="00801468" w:rsidP="00AF647B">
      <w:pPr>
        <w:pPrChange w:id="371" w:author="Ofelia Symes" w:date="2018-12-14T10:11:00Z">
          <w:pPr>
            <w:spacing w:line="360" w:lineRule="auto"/>
          </w:pPr>
        </w:pPrChange>
      </w:pPr>
      <w:r w:rsidRPr="00801468">
        <w:rPr>
          <w:b/>
        </w:rPr>
        <w:t>SWOT</w:t>
      </w:r>
      <w:r>
        <w:t xml:space="preserve">: Vi har udarbejdet SWOT for at skabe et overblik over kundens behov. SWOT har hjulpet os med at belyse de interne faktorer, nemlig firmaets </w:t>
      </w:r>
      <w:r w:rsidRPr="00801468">
        <w:rPr>
          <w:i/>
        </w:rPr>
        <w:t>Strengths</w:t>
      </w:r>
      <w:r>
        <w:t xml:space="preserve"> og </w:t>
      </w:r>
      <w:r w:rsidRPr="00801468">
        <w:rPr>
          <w:i/>
        </w:rPr>
        <w:t>Weaknesses</w:t>
      </w:r>
      <w:r>
        <w:t xml:space="preserve"> samt de eksterne faktorer: </w:t>
      </w:r>
      <w:r w:rsidRPr="00801468">
        <w:rPr>
          <w:i/>
        </w:rPr>
        <w:t>Opportunities</w:t>
      </w:r>
      <w:r>
        <w:t xml:space="preserve"> og </w:t>
      </w:r>
      <w:r w:rsidRPr="00801468">
        <w:rPr>
          <w:i/>
        </w:rPr>
        <w:t>Threaths</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r w:rsidRPr="00801468">
        <w:rPr>
          <w:i/>
        </w:rPr>
        <w:t>Weaknesses</w:t>
      </w:r>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14:paraId="62FAFD8D" w14:textId="2F01A771" w:rsidR="00801468" w:rsidRDefault="00801468" w:rsidP="00AF647B">
      <w:pPr>
        <w:pPrChange w:id="372" w:author="Ofelia Symes" w:date="2018-12-14T10:11:00Z">
          <w:pPr>
            <w:spacing w:line="360" w:lineRule="auto"/>
          </w:pPr>
        </w:pPrChange>
      </w:pPr>
      <w:r w:rsidRPr="00801468">
        <w:rPr>
          <w:b/>
        </w:rPr>
        <w:t>Porters Five Forces</w:t>
      </w:r>
      <w:r>
        <w:t xml:space="preserve">: </w:t>
      </w:r>
      <w:r w:rsidRPr="00887067">
        <w:t xml:space="preserve">Porters Five Forces har været endnu en brik i vores </w:t>
      </w:r>
      <w:r>
        <w:t xml:space="preserve">samlede </w:t>
      </w:r>
      <w:r w:rsidRPr="00887067">
        <w:t xml:space="preserve">forretningsanalyse. </w:t>
      </w:r>
      <w:r>
        <w:t xml:space="preserve">Den har bidraget til </w:t>
      </w:r>
      <w:r w:rsidRPr="006648A2">
        <w:rPr>
          <w:highlight w:val="yellow"/>
          <w:rPrChange w:id="373" w:author="Gitte Sevel Bilenberg" w:date="2018-12-14T10:11:00Z">
            <w:rPr>
              <w:highlight w:val="magenta"/>
            </w:rPr>
          </w:rPrChange>
        </w:rPr>
        <w:t xml:space="preserve">en yderligere </w:t>
      </w:r>
      <w:ins w:id="374" w:author="Gitte Sevel Bilenberg" w:date="2018-12-14T10:11:00Z">
        <w:r w:rsidRPr="006648A2">
          <w:rPr>
            <w:highlight w:val="yellow"/>
          </w:rPr>
          <w:t>specificering</w:t>
        </w:r>
      </w:ins>
      <w:del w:id="375" w:author="Gitte Sevel Bilenberg" w:date="2018-12-14T10:11:00Z">
        <w:r w:rsidRPr="00801468">
          <w:rPr>
            <w:highlight w:val="magenta"/>
          </w:rPr>
          <w:delText>udspecificering</w:delText>
        </w:r>
      </w:del>
      <w:r>
        <w:t xml:space="preserve"> af de eksterne faktorer fra SWOT-analysen.</w:t>
      </w:r>
      <w:r w:rsidR="00290974">
        <w:t xml:space="preserve"> </w:t>
      </w:r>
      <w:ins w:id="376" w:author="Gitte Sevel Bilenberg" w:date="2018-12-14T10:11:00Z">
        <w:r w:rsidR="002424AC" w:rsidRPr="002424AC">
          <w:rPr>
            <w:highlight w:val="yellow"/>
          </w:rPr>
          <w:t xml:space="preserve">Samt den fortæller os hvor stærk vores kunde er i branchen og hvordan de </w:t>
        </w:r>
        <w:commentRangeStart w:id="377"/>
        <w:r w:rsidR="002424AC" w:rsidRPr="002424AC">
          <w:rPr>
            <w:highlight w:val="yellow"/>
          </w:rPr>
          <w:t>står</w:t>
        </w:r>
        <w:commentRangeEnd w:id="377"/>
        <w:r w:rsidR="004C517B">
          <w:rPr>
            <w:rStyle w:val="CommentReference"/>
          </w:rPr>
          <w:commentReference w:id="377"/>
        </w:r>
        <w:r w:rsidR="002424AC" w:rsidRPr="002424AC">
          <w:rPr>
            <w:highlight w:val="yellow"/>
          </w:rPr>
          <w:t xml:space="preserve"> i en konkurrence situation.</w:t>
        </w:r>
      </w:ins>
      <w:del w:id="378" w:author="Gitte Sevel Bilenberg" w:date="2018-12-14T10:11:00Z">
        <w:r w:rsidR="00290974" w:rsidRPr="00290974">
          <w:rPr>
            <w:highlight w:val="magenta"/>
          </w:rPr>
          <w:delText>MERE TEKST HER</w:delText>
        </w:r>
      </w:del>
    </w:p>
    <w:p w14:paraId="51DDEFC0" w14:textId="1ADD3CC7" w:rsidR="00290974" w:rsidRPr="00887067" w:rsidRDefault="00290974" w:rsidP="00AF647B">
      <w:pPr>
        <w:rPr>
          <w:del w:id="379" w:author="Gitte Sevel Bilenberg" w:date="2018-12-14T10:11:00Z"/>
          <w:rFonts w:ascii="Times New Roman" w:hAnsi="Times New Roman" w:cs="Times New Roman"/>
        </w:rPr>
      </w:pPr>
      <w:r>
        <w:rPr>
          <w:b/>
        </w:rPr>
        <w:t xml:space="preserve">Business Model Canvas: </w:t>
      </w:r>
      <w:r w:rsidRPr="00887067">
        <w:t xml:space="preserve">Vores business model canvas har vi lavet under 1. iteration, som et led i opstartsfasen inden vi lavede vores forretningsplan. Den hjælper med at danne et overblik over hvorvidt det er et projekt, der er værd at arbejde videre med. </w:t>
      </w:r>
      <w:ins w:id="380" w:author="Gitte Sevel Bilenberg" w:date="2018-12-14T10:11:00Z">
        <w:r w:rsidR="002424AC" w:rsidRPr="002424AC">
          <w:rPr>
            <w:highlight w:val="yellow"/>
          </w:rPr>
          <w:t xml:space="preserve">Dette gør den ved at vi </w:t>
        </w:r>
        <w:r w:rsidR="002424AC" w:rsidRPr="00CF68F1">
          <w:rPr>
            <w:highlight w:val="yellow"/>
          </w:rPr>
          <w:t xml:space="preserve">afdækker forskellige områder inden for </w:t>
        </w:r>
        <w:r w:rsidR="00CF68F1" w:rsidRPr="00CF68F1">
          <w:rPr>
            <w:highlight w:val="yellow"/>
          </w:rPr>
          <w:t xml:space="preserve">hvad der er vigtigt for både kunder og firmaet </w:t>
        </w:r>
        <w:commentRangeStart w:id="381"/>
        <w:r w:rsidR="00CF68F1" w:rsidRPr="00CF68F1">
          <w:rPr>
            <w:highlight w:val="yellow"/>
          </w:rPr>
          <w:t>selv</w:t>
        </w:r>
        <w:commentRangeEnd w:id="381"/>
        <w:r w:rsidR="004C517B">
          <w:rPr>
            <w:rStyle w:val="CommentReference"/>
          </w:rPr>
          <w:commentReference w:id="381"/>
        </w:r>
        <w:r w:rsidR="00CF68F1" w:rsidRPr="00CF68F1">
          <w:rPr>
            <w:highlight w:val="yellow"/>
          </w:rPr>
          <w:t>.</w:t>
        </w:r>
        <w:r w:rsidR="00CF68F1">
          <w:t xml:space="preserve"> </w:t>
        </w:r>
      </w:ins>
      <w:del w:id="382" w:author="Gitte Sevel Bilenberg" w:date="2018-12-14T10:11:00Z">
        <w:r w:rsidRPr="00290974">
          <w:rPr>
            <w:highlight w:val="magenta"/>
          </w:rPr>
          <w:delText>MERE TEKST HER</w:delText>
        </w:r>
      </w:del>
    </w:p>
    <w:p w14:paraId="4A43774F" w14:textId="77777777" w:rsidR="00290974" w:rsidRPr="00887067" w:rsidRDefault="00290974" w:rsidP="00AF647B">
      <w:pPr>
        <w:rPr>
          <w:del w:id="383" w:author="Gitte Sevel Bilenberg" w:date="2018-12-14T10:11:00Z"/>
        </w:rPr>
      </w:pPr>
    </w:p>
    <w:p w14:paraId="1944F462" w14:textId="77777777" w:rsidR="00801468" w:rsidRPr="00CF68F1" w:rsidRDefault="00801468" w:rsidP="00AF647B">
      <w:pPr>
        <w:rPr>
          <w:rFonts w:ascii="Times New Roman" w:hAnsi="Times New Roman"/>
          <w:rPrChange w:id="384" w:author="Gitte Sevel Bilenberg" w:date="2018-12-14T10:11:00Z">
            <w:rPr/>
          </w:rPrChange>
        </w:rPr>
        <w:pPrChange w:id="385" w:author="Ofelia Symes" w:date="2018-12-14T10:11:00Z">
          <w:pPr>
            <w:spacing w:line="360" w:lineRule="auto"/>
          </w:pPr>
        </w:pPrChange>
      </w:pPr>
    </w:p>
    <w:p w14:paraId="05600F8C" w14:textId="77777777" w:rsidR="00A4040B" w:rsidRDefault="00A4040B" w:rsidP="00AF647B">
      <w:pPr>
        <w:rPr>
          <w:sz w:val="32"/>
          <w:szCs w:val="32"/>
        </w:rPr>
      </w:pPr>
      <w:r>
        <w:br w:type="page"/>
      </w:r>
    </w:p>
    <w:p w14:paraId="51412D53" w14:textId="77777777" w:rsidR="00083B4D" w:rsidRPr="00887067" w:rsidRDefault="00083B4D" w:rsidP="00AF647B">
      <w:pPr>
        <w:pStyle w:val="Heading2"/>
      </w:pPr>
      <w:bookmarkStart w:id="386" w:name="_Toc532544003"/>
      <w:bookmarkStart w:id="387" w:name="_Toc532392361"/>
      <w:r w:rsidRPr="00887067">
        <w:lastRenderedPageBreak/>
        <w:t>SWOT</w:t>
      </w:r>
      <w:bookmarkEnd w:id="386"/>
      <w:bookmarkEnd w:id="387"/>
    </w:p>
    <w:p w14:paraId="4C749D39" w14:textId="77777777" w:rsidR="00083B4D" w:rsidRDefault="00083B4D" w:rsidP="00AF647B">
      <w:pPr>
        <w:rPr>
          <w:rPrChange w:id="388" w:author="Ofelia Symes" w:date="2018-12-14T10:11:00Z">
            <w:rPr>
              <w:i/>
              <w:sz w:val="16"/>
            </w:rPr>
          </w:rPrChange>
        </w:rPr>
        <w:pPrChange w:id="389" w:author="Ofelia Symes" w:date="2018-12-14T10:11:00Z">
          <w:pPr>
            <w:spacing w:line="360" w:lineRule="auto"/>
          </w:pPr>
        </w:pPrChange>
      </w:pPr>
      <w:r w:rsidRPr="00887067">
        <w:rPr>
          <w:rPrChange w:id="390" w:author="Ofelia Symes" w:date="2018-12-14T10:11:00Z">
            <w:rPr>
              <w:i/>
              <w:sz w:val="16"/>
            </w:rPr>
          </w:rPrChange>
        </w:rPr>
        <w:t>Udarbejdet af: Gitte</w:t>
      </w:r>
    </w:p>
    <w:p w14:paraId="30C065E8" w14:textId="77777777"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14:paraId="0DB82F16"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32B9" w14:textId="77777777" w:rsidR="00083B4D" w:rsidRPr="00887067" w:rsidRDefault="00083B4D" w:rsidP="00AF647B">
            <w:pPr>
              <w:rPr>
                <w:rFonts w:ascii="Times New Roman" w:hAnsi="Times New Roman" w:cs="Times New Roman"/>
              </w:rPr>
              <w:pPrChange w:id="391" w:author="Ofelia Symes" w:date="2018-12-14T10:11:00Z">
                <w:pPr>
                  <w:spacing w:line="360" w:lineRule="auto"/>
                </w:pPr>
              </w:pPrChange>
            </w:pPr>
            <w:r w:rsidRPr="00887067">
              <w:rPr>
                <w:rPrChange w:id="392" w:author="Ofelia Symes" w:date="2018-12-14T10:11:00Z">
                  <w:rPr>
                    <w:color w:val="666666"/>
                  </w:rPr>
                </w:rPrChange>
              </w:rPr>
              <w:t>Strengths:</w:t>
            </w:r>
          </w:p>
          <w:p w14:paraId="3530BAF3" w14:textId="77777777" w:rsidR="00083B4D" w:rsidRPr="00887067" w:rsidRDefault="00083B4D" w:rsidP="00AF647B">
            <w:pPr>
              <w:pPrChange w:id="393" w:author="Ofelia Symes" w:date="2018-12-14T10:11:00Z">
                <w:pPr>
                  <w:spacing w:line="360" w:lineRule="auto"/>
                </w:pPr>
              </w:pPrChange>
            </w:pPr>
            <w:r w:rsidRPr="00887067">
              <w:t xml:space="preserve">Lille firma med få ansatte </w:t>
            </w:r>
            <w:r w:rsidR="00801468">
              <w:t>–</w:t>
            </w:r>
            <w:r w:rsidRPr="00887067">
              <w:t xml:space="preserve"> fleksibilitet</w:t>
            </w:r>
            <w:r w:rsidR="00801468">
              <w:t xml:space="preserve"> og stor styring.</w:t>
            </w:r>
          </w:p>
          <w:p w14:paraId="2980CAA7" w14:textId="77777777" w:rsidR="00083B4D" w:rsidRPr="00887067" w:rsidRDefault="00083B4D" w:rsidP="00AF647B">
            <w:pPr>
              <w:pPrChange w:id="394" w:author="Ofelia Symes" w:date="2018-12-14T10:11:00Z">
                <w:pPr>
                  <w:spacing w:line="360" w:lineRule="auto"/>
                </w:pPr>
              </w:pPrChange>
            </w:pPr>
            <w:r w:rsidRPr="00887067">
              <w:t xml:space="preserve">Godt omdømme / renommé - </w:t>
            </w:r>
            <w:r w:rsidR="00801468">
              <w:t>m</w:t>
            </w:r>
            <w:r w:rsidRPr="00887067">
              <w:t>indsker reklameudgifter</w:t>
            </w:r>
          </w:p>
          <w:p w14:paraId="4CEB425B" w14:textId="77777777" w:rsidR="00083B4D" w:rsidRPr="00887067" w:rsidRDefault="00083B4D" w:rsidP="00AF647B">
            <w:pPr>
              <w:pPrChange w:id="395" w:author="Ofelia Symes" w:date="2018-12-14T10:11:00Z">
                <w:pPr>
                  <w:spacing w:line="360" w:lineRule="auto"/>
                </w:pPr>
              </w:pPrChange>
            </w:pPr>
            <w:r w:rsidRPr="00887067">
              <w:t>Større overblik over opgaverne fra ledelsen.</w:t>
            </w:r>
          </w:p>
          <w:p w14:paraId="785D8727" w14:textId="77777777" w:rsidR="00083B4D" w:rsidRPr="00887067" w:rsidRDefault="00083B4D" w:rsidP="00AF647B">
            <w:pPr>
              <w:pPrChange w:id="396" w:author="Ofelia Symes" w:date="2018-12-14T10:11:00Z">
                <w:pPr>
                  <w:spacing w:line="360" w:lineRule="auto"/>
                </w:pPr>
              </w:pPrChange>
            </w:pPr>
            <w:r w:rsidRPr="00887067">
              <w:t>Ikke så mange udgifter til lønninger</w:t>
            </w:r>
            <w:r w:rsidR="00801468">
              <w:t xml:space="preserve"> og for eksempel bogholderi</w:t>
            </w:r>
            <w:r w:rsidRPr="00887067">
              <w:t>.</w:t>
            </w:r>
          </w:p>
          <w:p w14:paraId="3716EB2A" w14:textId="77777777" w:rsidR="00083B4D" w:rsidRPr="00887067" w:rsidRDefault="00083B4D" w:rsidP="00AF647B">
            <w:pPr>
              <w:pPrChange w:id="397" w:author="Ofelia Symes" w:date="2018-12-14T10:11:00Z">
                <w:pPr>
                  <w:spacing w:line="360" w:lineRule="auto"/>
                </w:pPr>
              </w:pPrChange>
            </w:pPr>
            <w:r w:rsidRPr="00887067">
              <w:t>Hurtigere kommunikation mellem ledelse og medarbejdere.</w:t>
            </w:r>
          </w:p>
          <w:p w14:paraId="054877D0" w14:textId="77777777" w:rsidR="00083B4D" w:rsidRPr="00887067" w:rsidRDefault="00083B4D" w:rsidP="00AF647B">
            <w:pPr>
              <w:pPrChange w:id="398" w:author="Ofelia Symes" w:date="2018-12-14T10:11:00Z">
                <w:pPr>
                  <w:spacing w:line="360" w:lineRule="auto"/>
                </w:pPr>
              </w:pPrChange>
            </w:pPr>
            <w:r w:rsidRPr="00887067">
              <w:t>Hurtigere og nemmere vidensdeling mellem alle de ansatte.</w:t>
            </w:r>
          </w:p>
          <w:p w14:paraId="482919F7" w14:textId="77777777" w:rsidR="00083B4D" w:rsidRPr="00887067" w:rsidRDefault="00083B4D" w:rsidP="00AF647B">
            <w:pPr>
              <w:pPrChange w:id="399" w:author="Ofelia Symes" w:date="2018-12-14T10:11:00Z">
                <w:pPr>
                  <w:spacing w:line="360" w:lineRule="auto"/>
                </w:pPr>
              </w:pPrChange>
            </w:pPr>
            <w:r w:rsidRPr="00887067">
              <w:t>Loyale medarbejdere grundet lille, tæt firma.</w:t>
            </w:r>
          </w:p>
          <w:p w14:paraId="6BD5E36E" w14:textId="77777777" w:rsidR="00083B4D" w:rsidRPr="00887067" w:rsidRDefault="00083B4D" w:rsidP="00AF647B">
            <w:pPr>
              <w:rPr>
                <w:rPrChange w:id="400" w:author="Ofelia Symes" w:date="2018-12-14T10:11:00Z">
                  <w:rPr>
                    <w:rFonts w:ascii="Times New Roman" w:hAnsi="Times New Roman"/>
                  </w:rPr>
                </w:rPrChange>
              </w:rPr>
              <w:pPrChange w:id="401" w:author="Ofelia Symes" w:date="2018-12-14T10:11:00Z">
                <w:pPr>
                  <w:spacing w:line="360" w:lineRule="auto"/>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F6D7" w14:textId="77777777" w:rsidR="00083B4D" w:rsidRPr="00887067" w:rsidRDefault="00083B4D" w:rsidP="00AF647B">
            <w:pPr>
              <w:rPr>
                <w:rFonts w:ascii="Times New Roman" w:hAnsi="Times New Roman" w:cs="Times New Roman"/>
              </w:rPr>
              <w:pPrChange w:id="402" w:author="Ofelia Symes" w:date="2018-12-14T10:11:00Z">
                <w:pPr>
                  <w:spacing w:line="360" w:lineRule="auto"/>
                </w:pPr>
              </w:pPrChange>
            </w:pPr>
            <w:r w:rsidRPr="00887067">
              <w:rPr>
                <w:rPrChange w:id="403" w:author="Ofelia Symes" w:date="2018-12-14T10:11:00Z">
                  <w:rPr>
                    <w:color w:val="666666"/>
                  </w:rPr>
                </w:rPrChange>
              </w:rPr>
              <w:t>Weaknesses:</w:t>
            </w:r>
          </w:p>
          <w:p w14:paraId="46443D98" w14:textId="77777777" w:rsidR="00083B4D" w:rsidRPr="00887067" w:rsidRDefault="00083B4D" w:rsidP="00AF647B">
            <w:pPr>
              <w:pPrChange w:id="404" w:author="Ofelia Symes" w:date="2018-12-14T10:11:00Z">
                <w:pPr>
                  <w:spacing w:line="360" w:lineRule="auto"/>
                </w:pPr>
              </w:pPrChange>
            </w:pPr>
            <w:r w:rsidRPr="00887067">
              <w:t>Mere udsat ved sygdom</w:t>
            </w:r>
            <w:r w:rsidR="00801468">
              <w:t xml:space="preserve"> på grund af få medarbejdere</w:t>
            </w:r>
            <w:r w:rsidRPr="00887067">
              <w:t>.</w:t>
            </w:r>
          </w:p>
          <w:p w14:paraId="42FBBF7E" w14:textId="77777777" w:rsidR="00083B4D" w:rsidRPr="00887067" w:rsidRDefault="00083B4D" w:rsidP="00AF647B">
            <w:pPr>
              <w:pPrChange w:id="405" w:author="Ofelia Symes" w:date="2018-12-14T10:11:00Z">
                <w:pPr>
                  <w:spacing w:line="360" w:lineRule="auto"/>
                </w:pPr>
              </w:pPrChange>
            </w:pPr>
            <w:r w:rsidRPr="00887067">
              <w:t>Kan ikke byde ind på meget store opgaver.</w:t>
            </w:r>
          </w:p>
          <w:p w14:paraId="4EEE255B" w14:textId="77777777" w:rsidR="00083B4D" w:rsidRPr="00887067" w:rsidRDefault="00083B4D" w:rsidP="00AF647B">
            <w:pPr>
              <w:pPrChange w:id="406" w:author="Ofelia Symes" w:date="2018-12-14T10:11:00Z">
                <w:pPr>
                  <w:spacing w:line="360" w:lineRule="auto"/>
                </w:pPr>
              </w:pPrChange>
            </w:pPr>
            <w:r w:rsidRPr="00887067">
              <w:t>Større udgifter ved indkøb af materialer, da ikke for mange monetære midler må være bundet op i lageret.</w:t>
            </w:r>
          </w:p>
          <w:p w14:paraId="211BF312" w14:textId="77777777" w:rsidR="00083B4D" w:rsidRDefault="00083B4D" w:rsidP="00AF647B">
            <w:pPr>
              <w:pPrChange w:id="407" w:author="Ofelia Symes" w:date="2018-12-14T10:11:00Z">
                <w:pPr>
                  <w:spacing w:line="360" w:lineRule="auto"/>
                </w:pPr>
              </w:pPrChange>
            </w:pPr>
            <w:r w:rsidRPr="00887067">
              <w:t>Må afvise projekter grundet manglende ledige ansatte.</w:t>
            </w:r>
          </w:p>
          <w:p w14:paraId="4848B94E" w14:textId="77777777" w:rsidR="00887067" w:rsidRPr="00887067" w:rsidRDefault="007D09C7" w:rsidP="00AF647B">
            <w:pPr>
              <w:pPrChange w:id="408" w:author="Ofelia Symes" w:date="2018-12-14T10:11:00Z">
                <w:pPr>
                  <w:spacing w:line="360" w:lineRule="auto"/>
                </w:pPr>
              </w:pPrChange>
            </w:pPr>
            <w:r>
              <w:t xml:space="preserve">Tidskrævende </w:t>
            </w:r>
            <w:r w:rsidR="00801468">
              <w:t>fakturering på grund af manglende overblik.</w:t>
            </w:r>
          </w:p>
          <w:p w14:paraId="28F9AEEB" w14:textId="77777777" w:rsidR="00083B4D" w:rsidRPr="00887067" w:rsidRDefault="00083B4D" w:rsidP="00AF647B">
            <w:pPr>
              <w:rPr>
                <w:rPrChange w:id="409" w:author="Ofelia Symes" w:date="2018-12-14T10:11:00Z">
                  <w:rPr>
                    <w:rFonts w:ascii="Times New Roman" w:hAnsi="Times New Roman"/>
                  </w:rPr>
                </w:rPrChange>
              </w:rPr>
              <w:pPrChange w:id="410" w:author="Ofelia Symes" w:date="2018-12-14T10:11:00Z">
                <w:pPr>
                  <w:spacing w:line="360" w:lineRule="auto"/>
                </w:pPr>
              </w:pPrChange>
            </w:pPr>
          </w:p>
        </w:tc>
      </w:tr>
      <w:tr w:rsidR="00083B4D" w:rsidRPr="00887067" w14:paraId="6BB937DC"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31DEE" w14:textId="77777777" w:rsidR="00083B4D" w:rsidRPr="00887067" w:rsidRDefault="00083B4D" w:rsidP="00AF647B">
            <w:pPr>
              <w:rPr>
                <w:rFonts w:ascii="Times New Roman" w:hAnsi="Times New Roman" w:cs="Times New Roman"/>
              </w:rPr>
              <w:pPrChange w:id="411" w:author="Ofelia Symes" w:date="2018-12-14T10:11:00Z">
                <w:pPr>
                  <w:spacing w:line="360" w:lineRule="auto"/>
                </w:pPr>
              </w:pPrChange>
            </w:pPr>
            <w:r w:rsidRPr="00887067">
              <w:rPr>
                <w:rPrChange w:id="412" w:author="Ofelia Symes" w:date="2018-12-14T10:11:00Z">
                  <w:rPr>
                    <w:color w:val="666666"/>
                  </w:rPr>
                </w:rPrChange>
              </w:rPr>
              <w:t>Opportunities:</w:t>
            </w:r>
          </w:p>
          <w:p w14:paraId="22D0237B" w14:textId="77777777" w:rsidR="00083B4D" w:rsidRPr="00887067" w:rsidRDefault="00083B4D" w:rsidP="00AF647B">
            <w:pPr>
              <w:pPrChange w:id="413" w:author="Ofelia Symes" w:date="2018-12-14T10:11:00Z">
                <w:pPr>
                  <w:spacing w:line="360" w:lineRule="auto"/>
                </w:pPr>
              </w:pPrChange>
            </w:pPr>
            <w:r w:rsidRPr="00887067">
              <w:t>Mulighed for at bibeholde alle medarbejdere og dermed viden ved recession.</w:t>
            </w:r>
          </w:p>
          <w:p w14:paraId="25EDEE71" w14:textId="77777777" w:rsidR="00083B4D" w:rsidRPr="00887067" w:rsidRDefault="00083B4D" w:rsidP="00AF647B">
            <w:pPr>
              <w:pPrChange w:id="414" w:author="Ofelia Symes" w:date="2018-12-14T10:11:00Z">
                <w:pPr>
                  <w:spacing w:line="360" w:lineRule="auto"/>
                </w:pPr>
              </w:pPrChange>
            </w:pPr>
            <w:r w:rsidRPr="00887067">
              <w:lastRenderedPageBreak/>
              <w:t>Mulighed for at udvide med flere medarbejdere.</w:t>
            </w:r>
          </w:p>
          <w:p w14:paraId="33E126D7" w14:textId="77777777" w:rsidR="00083B4D" w:rsidRPr="00887067" w:rsidRDefault="00083B4D" w:rsidP="00AF647B">
            <w:pPr>
              <w:pPrChange w:id="415" w:author="Ofelia Symes" w:date="2018-12-14T10:11:00Z">
                <w:pPr>
                  <w:spacing w:line="360" w:lineRule="auto"/>
                </w:pPr>
              </w:pPrChange>
            </w:pPr>
            <w:r w:rsidRPr="00887067">
              <w:t>Mulighed for at tage freelancere ind ved enkelte store projekter.</w:t>
            </w:r>
          </w:p>
          <w:p w14:paraId="5F9BCC03" w14:textId="77777777" w:rsidR="00083B4D" w:rsidRPr="00887067" w:rsidRDefault="00083B4D" w:rsidP="00AF647B">
            <w:pPr>
              <w:pPrChange w:id="416" w:author="Ofelia Symes" w:date="2018-12-14T10:11:00Z">
                <w:pPr>
                  <w:spacing w:line="360" w:lineRule="auto"/>
                </w:pPr>
              </w:pPrChange>
            </w:pPr>
            <w:r w:rsidRPr="00887067">
              <w:t>Mulighed for at lave bedre tilbud da det er et mindre firma, der har færre udgifter.</w:t>
            </w:r>
          </w:p>
          <w:p w14:paraId="76EE7AFC" w14:textId="77777777" w:rsidR="00083B4D" w:rsidRPr="00887067" w:rsidRDefault="00083B4D" w:rsidP="00AF647B">
            <w:pPr>
              <w:pPrChange w:id="417" w:author="Ofelia Symes" w:date="2018-12-14T10:11:00Z">
                <w:pPr>
                  <w:spacing w:line="360" w:lineRule="auto"/>
                </w:pPr>
              </w:pPrChange>
            </w:pPr>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04F7" w14:textId="77777777" w:rsidR="00083B4D" w:rsidRPr="00887067" w:rsidRDefault="00083B4D" w:rsidP="00AF647B">
            <w:pPr>
              <w:rPr>
                <w:rFonts w:ascii="Times New Roman" w:hAnsi="Times New Roman" w:cs="Times New Roman"/>
              </w:rPr>
              <w:pPrChange w:id="418" w:author="Ofelia Symes" w:date="2018-12-14T10:11:00Z">
                <w:pPr>
                  <w:spacing w:line="360" w:lineRule="auto"/>
                </w:pPr>
              </w:pPrChange>
            </w:pPr>
            <w:r w:rsidRPr="00887067">
              <w:rPr>
                <w:rPrChange w:id="419" w:author="Ofelia Symes" w:date="2018-12-14T10:11:00Z">
                  <w:rPr>
                    <w:color w:val="666666"/>
                  </w:rPr>
                </w:rPrChange>
              </w:rPr>
              <w:lastRenderedPageBreak/>
              <w:t>Threats:</w:t>
            </w:r>
          </w:p>
          <w:p w14:paraId="7A585576" w14:textId="77777777" w:rsidR="00083B4D" w:rsidRPr="00887067" w:rsidRDefault="00083B4D" w:rsidP="00AF647B">
            <w:pPr>
              <w:pPrChange w:id="420" w:author="Ofelia Symes" w:date="2018-12-14T10:11:00Z">
                <w:pPr>
                  <w:spacing w:line="360" w:lineRule="auto"/>
                </w:pPr>
              </w:pPrChange>
            </w:pPr>
            <w:r w:rsidRPr="00887067">
              <w:t>Større firmaer har flere medarbejdere at sætte på en opgave.</w:t>
            </w:r>
          </w:p>
          <w:p w14:paraId="29D398FD" w14:textId="77777777" w:rsidR="00083B4D" w:rsidRPr="00887067" w:rsidRDefault="00083B4D" w:rsidP="00AF647B">
            <w:pPr>
              <w:pPrChange w:id="421" w:author="Ofelia Symes" w:date="2018-12-14T10:11:00Z">
                <w:pPr>
                  <w:spacing w:line="360" w:lineRule="auto"/>
                </w:pPr>
              </w:pPrChange>
            </w:pPr>
            <w:r w:rsidRPr="00887067">
              <w:lastRenderedPageBreak/>
              <w:t>Større firmaer kan købe større ind til lager og dermed skære ned på materialeomkostninger.</w:t>
            </w:r>
          </w:p>
          <w:p w14:paraId="35A0E4F9" w14:textId="77777777" w:rsidR="00083B4D" w:rsidRPr="00887067" w:rsidRDefault="00083B4D" w:rsidP="00AF647B">
            <w:pPr>
              <w:pPrChange w:id="422" w:author="Ofelia Symes" w:date="2018-12-14T10:11:00Z">
                <w:pPr>
                  <w:spacing w:line="360" w:lineRule="auto"/>
                </w:pPr>
              </w:pPrChange>
            </w:pPr>
            <w:r w:rsidRPr="00887067">
              <w:t xml:space="preserve">Mangel </w:t>
            </w:r>
            <w:r w:rsidR="00801468">
              <w:t>på</w:t>
            </w:r>
            <w:r w:rsidRPr="00887067">
              <w:t xml:space="preserve"> murersvende.</w:t>
            </w:r>
          </w:p>
          <w:p w14:paraId="787CEDBC" w14:textId="77777777" w:rsidR="00083B4D" w:rsidRPr="00887067" w:rsidRDefault="00083B4D" w:rsidP="00AF647B">
            <w:pPr>
              <w:pPrChange w:id="423" w:author="Ofelia Symes" w:date="2018-12-14T10:11:00Z">
                <w:pPr>
                  <w:spacing w:line="360" w:lineRule="auto"/>
                </w:pPr>
              </w:pPrChange>
            </w:pPr>
            <w:r w:rsidRPr="00887067">
              <w:t xml:space="preserve">Mangel </w:t>
            </w:r>
            <w:r w:rsidR="00801468">
              <w:t>på</w:t>
            </w:r>
            <w:r w:rsidRPr="00887067">
              <w:t xml:space="preserve"> lærlinge.</w:t>
            </w:r>
          </w:p>
        </w:tc>
      </w:tr>
    </w:tbl>
    <w:p w14:paraId="3BA0E8C9" w14:textId="77777777" w:rsidR="00083B4D" w:rsidRPr="00887067" w:rsidRDefault="00083B4D" w:rsidP="00AF647B">
      <w:pPr>
        <w:rPr>
          <w:rPrChange w:id="424" w:author="Ofelia Symes" w:date="2018-12-14T10:11:00Z">
            <w:rPr>
              <w:rFonts w:ascii="Times New Roman" w:hAnsi="Times New Roman"/>
            </w:rPr>
          </w:rPrChange>
        </w:rPr>
        <w:pPrChange w:id="425" w:author="Ofelia Symes" w:date="2018-12-14T10:11:00Z">
          <w:pPr>
            <w:spacing w:line="360" w:lineRule="auto"/>
          </w:pPr>
        </w:pPrChange>
      </w:pPr>
    </w:p>
    <w:p w14:paraId="270F3638" w14:textId="77777777" w:rsidR="00A4040B" w:rsidRDefault="00A4040B" w:rsidP="00AF647B">
      <w:r>
        <w:br w:type="page"/>
      </w:r>
    </w:p>
    <w:p w14:paraId="0D9FDBF6" w14:textId="77777777" w:rsidR="00083B4D" w:rsidRPr="00887067" w:rsidRDefault="00083B4D" w:rsidP="00AF647B">
      <w:pPr>
        <w:pStyle w:val="Heading2"/>
        <w:rPr>
          <w:rFonts w:ascii="Times New Roman" w:hAnsi="Times New Roman" w:cs="Times New Roman"/>
        </w:rPr>
      </w:pPr>
      <w:bookmarkStart w:id="426" w:name="_Toc532544004"/>
      <w:bookmarkStart w:id="427" w:name="_Toc532392362"/>
      <w:r w:rsidRPr="00887067">
        <w:lastRenderedPageBreak/>
        <w:t>Porters Five Forces</w:t>
      </w:r>
      <w:bookmarkEnd w:id="426"/>
      <w:bookmarkEnd w:id="427"/>
    </w:p>
    <w:p w14:paraId="48C62922" w14:textId="77777777" w:rsidR="00A4040B" w:rsidRPr="00A4040B" w:rsidRDefault="00083B4D" w:rsidP="00AF647B">
      <w:pPr>
        <w:rPr>
          <w:rFonts w:ascii="Times New Roman" w:hAnsi="Times New Roman"/>
          <w:rPrChange w:id="428" w:author="Ofelia Symes" w:date="2018-12-14T10:11:00Z">
            <w:rPr>
              <w:rFonts w:ascii="Times New Roman" w:hAnsi="Times New Roman"/>
              <w:sz w:val="16"/>
            </w:rPr>
          </w:rPrChange>
        </w:rPr>
        <w:pPrChange w:id="429" w:author="Ofelia Symes" w:date="2018-12-14T10:11:00Z">
          <w:pPr>
            <w:spacing w:line="360" w:lineRule="auto"/>
          </w:pPr>
        </w:pPrChange>
      </w:pPr>
      <w:r w:rsidRPr="00A4040B">
        <w:rPr>
          <w:rPrChange w:id="430" w:author="Ofelia Symes" w:date="2018-12-14T10:11:00Z">
            <w:rPr>
              <w:i/>
              <w:sz w:val="16"/>
            </w:rPr>
          </w:rPrChange>
        </w:rPr>
        <w:t>Udarbejdet af: Emil.</w:t>
      </w:r>
    </w:p>
    <w:p w14:paraId="7524E31A" w14:textId="77777777" w:rsidR="00083B4D" w:rsidRPr="00A4040B" w:rsidRDefault="00083B4D" w:rsidP="00AF647B">
      <w:pPr>
        <w:rPr>
          <w:rFonts w:ascii="Times New Roman" w:hAnsi="Times New Roman"/>
          <w:rPrChange w:id="431" w:author="Ofelia Symes" w:date="2018-12-14T10:11:00Z">
            <w:rPr>
              <w:rFonts w:ascii="Times New Roman" w:hAnsi="Times New Roman"/>
              <w:b/>
            </w:rPr>
          </w:rPrChange>
        </w:rPr>
        <w:pPrChange w:id="432" w:author="Ofelia Symes" w:date="2018-12-14T10:11:00Z">
          <w:pPr>
            <w:spacing w:line="360" w:lineRule="auto"/>
          </w:pPr>
        </w:pPrChange>
      </w:pPr>
      <w:r w:rsidRPr="00A4040B">
        <w:rPr>
          <w:rPrChange w:id="433" w:author="Ofelia Symes" w:date="2018-12-14T10:11:00Z">
            <w:rPr>
              <w:b/>
              <w:color w:val="666666"/>
            </w:rPr>
          </w:rPrChange>
        </w:rPr>
        <w:t>Rivalisering i branchen:</w:t>
      </w:r>
    </w:p>
    <w:p w14:paraId="23294FE9" w14:textId="77777777" w:rsidR="00083B4D" w:rsidRPr="00887067" w:rsidRDefault="00083B4D" w:rsidP="00AF647B">
      <w:pPr>
        <w:rPr>
          <w:rFonts w:ascii="Times New Roman" w:hAnsi="Times New Roman" w:cs="Times New Roman"/>
        </w:rPr>
        <w:pPrChange w:id="434" w:author="Ofelia Symes" w:date="2018-12-14T10:11:00Z">
          <w:pPr>
            <w:spacing w:line="360" w:lineRule="auto"/>
          </w:pPr>
        </w:pPrChange>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14:paraId="02EB740A" w14:textId="77777777" w:rsidR="00083B4D" w:rsidRPr="00A4040B" w:rsidRDefault="00083B4D" w:rsidP="00AF647B">
      <w:pPr>
        <w:rPr>
          <w:rFonts w:ascii="Times New Roman" w:hAnsi="Times New Roman"/>
          <w:rPrChange w:id="435" w:author="Ofelia Symes" w:date="2018-12-14T10:11:00Z">
            <w:rPr>
              <w:rFonts w:ascii="Times New Roman" w:hAnsi="Times New Roman"/>
              <w:b/>
            </w:rPr>
          </w:rPrChange>
        </w:rPr>
        <w:pPrChange w:id="436" w:author="Ofelia Symes" w:date="2018-12-14T10:11:00Z">
          <w:pPr>
            <w:spacing w:line="360" w:lineRule="auto"/>
          </w:pPr>
        </w:pPrChange>
      </w:pPr>
      <w:r w:rsidRPr="00A4040B">
        <w:rPr>
          <w:rPrChange w:id="437" w:author="Ofelia Symes" w:date="2018-12-14T10:11:00Z">
            <w:rPr>
              <w:b/>
              <w:color w:val="666666"/>
            </w:rPr>
          </w:rPrChange>
        </w:rPr>
        <w:t>Truslen fra nye indtrængere:</w:t>
      </w:r>
    </w:p>
    <w:p w14:paraId="1DCF67AC" w14:textId="77777777" w:rsidR="00083B4D" w:rsidRPr="00887067" w:rsidRDefault="00083B4D" w:rsidP="00AF647B">
      <w:pPr>
        <w:rPr>
          <w:rFonts w:ascii="Times New Roman" w:hAnsi="Times New Roman" w:cs="Times New Roman"/>
        </w:rPr>
        <w:pPrChange w:id="438" w:author="Ofelia Symes" w:date="2018-12-14T10:11:00Z">
          <w:pPr>
            <w:spacing w:line="360" w:lineRule="auto"/>
          </w:pPr>
        </w:pPrChange>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14:paraId="38C8E244" w14:textId="77777777" w:rsidR="00083B4D" w:rsidRPr="00A4040B" w:rsidRDefault="00083B4D" w:rsidP="00AF647B">
      <w:pPr>
        <w:rPr>
          <w:rFonts w:ascii="Times New Roman" w:hAnsi="Times New Roman"/>
          <w:rPrChange w:id="439" w:author="Ofelia Symes" w:date="2018-12-14T10:11:00Z">
            <w:rPr>
              <w:rFonts w:ascii="Times New Roman" w:hAnsi="Times New Roman"/>
              <w:b/>
            </w:rPr>
          </w:rPrChange>
        </w:rPr>
        <w:pPrChange w:id="440" w:author="Ofelia Symes" w:date="2018-12-14T10:11:00Z">
          <w:pPr>
            <w:spacing w:line="360" w:lineRule="auto"/>
          </w:pPr>
        </w:pPrChange>
      </w:pPr>
      <w:r w:rsidRPr="00A4040B">
        <w:rPr>
          <w:rPrChange w:id="441" w:author="Ofelia Symes" w:date="2018-12-14T10:11:00Z">
            <w:rPr>
              <w:b/>
              <w:color w:val="666666"/>
            </w:rPr>
          </w:rPrChange>
        </w:rPr>
        <w:t>Købernes forhandlingsstyrke:</w:t>
      </w:r>
    </w:p>
    <w:p w14:paraId="0D9D1EB3" w14:textId="77777777" w:rsidR="00083B4D" w:rsidRPr="00887067" w:rsidRDefault="00083B4D" w:rsidP="00AF647B">
      <w:pPr>
        <w:rPr>
          <w:rFonts w:ascii="Times New Roman" w:hAnsi="Times New Roman" w:cs="Times New Roman"/>
        </w:rPr>
        <w:pPrChange w:id="442" w:author="Ofelia Symes" w:date="2018-12-14T10:11:00Z">
          <w:pPr>
            <w:spacing w:line="360" w:lineRule="auto"/>
          </w:pPr>
        </w:pPrChange>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14:paraId="5FAF8441" w14:textId="77777777" w:rsidR="00083B4D" w:rsidRPr="00A4040B" w:rsidRDefault="00083B4D" w:rsidP="00AF647B">
      <w:pPr>
        <w:rPr>
          <w:rFonts w:ascii="Times New Roman" w:hAnsi="Times New Roman"/>
          <w:rPrChange w:id="443" w:author="Ofelia Symes" w:date="2018-12-14T10:11:00Z">
            <w:rPr>
              <w:rFonts w:ascii="Times New Roman" w:hAnsi="Times New Roman"/>
              <w:b/>
            </w:rPr>
          </w:rPrChange>
        </w:rPr>
        <w:pPrChange w:id="444" w:author="Ofelia Symes" w:date="2018-12-14T10:11:00Z">
          <w:pPr>
            <w:spacing w:line="360" w:lineRule="auto"/>
          </w:pPr>
        </w:pPrChange>
      </w:pPr>
      <w:r w:rsidRPr="00A4040B">
        <w:rPr>
          <w:rPrChange w:id="445" w:author="Ofelia Symes" w:date="2018-12-14T10:11:00Z">
            <w:rPr>
              <w:b/>
              <w:color w:val="666666"/>
            </w:rPr>
          </w:rPrChange>
        </w:rPr>
        <w:t>Leverandørernes forhandlingsstyrke:</w:t>
      </w:r>
    </w:p>
    <w:p w14:paraId="6B719989" w14:textId="77777777" w:rsidR="00083B4D" w:rsidRPr="00887067" w:rsidRDefault="00083B4D" w:rsidP="00AF647B">
      <w:pPr>
        <w:rPr>
          <w:rFonts w:ascii="Times New Roman" w:hAnsi="Times New Roman" w:cs="Times New Roman"/>
        </w:rPr>
        <w:pPrChange w:id="446" w:author="Ofelia Symes" w:date="2018-12-14T10:11:00Z">
          <w:pPr>
            <w:spacing w:line="360" w:lineRule="auto"/>
          </w:pPr>
        </w:pPrChange>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14:paraId="001C1A81" w14:textId="77777777" w:rsidR="00083B4D" w:rsidRPr="00A4040B" w:rsidRDefault="00083B4D" w:rsidP="00AF647B">
      <w:pPr>
        <w:rPr>
          <w:rFonts w:ascii="Times New Roman" w:hAnsi="Times New Roman"/>
          <w:rPrChange w:id="447" w:author="Ofelia Symes" w:date="2018-12-14T10:11:00Z">
            <w:rPr>
              <w:rFonts w:ascii="Times New Roman" w:hAnsi="Times New Roman"/>
              <w:b/>
            </w:rPr>
          </w:rPrChange>
        </w:rPr>
        <w:pPrChange w:id="448" w:author="Ofelia Symes" w:date="2018-12-14T10:11:00Z">
          <w:pPr>
            <w:spacing w:line="360" w:lineRule="auto"/>
          </w:pPr>
        </w:pPrChange>
      </w:pPr>
      <w:r w:rsidRPr="00A4040B">
        <w:rPr>
          <w:rPrChange w:id="449" w:author="Ofelia Symes" w:date="2018-12-14T10:11:00Z">
            <w:rPr>
              <w:b/>
              <w:color w:val="666666"/>
            </w:rPr>
          </w:rPrChange>
        </w:rPr>
        <w:t>Truslen fra substituerende produkter:</w:t>
      </w:r>
    </w:p>
    <w:p w14:paraId="5131728C" w14:textId="77777777" w:rsidR="00083B4D" w:rsidRPr="00887067" w:rsidRDefault="00083B4D" w:rsidP="00AF647B">
      <w:pPr>
        <w:rPr>
          <w:rFonts w:ascii="Times New Roman" w:hAnsi="Times New Roman" w:cs="Times New Roman"/>
        </w:rPr>
        <w:pPrChange w:id="450" w:author="Ofelia Symes" w:date="2018-12-14T10:11:00Z">
          <w:pPr>
            <w:spacing w:line="360" w:lineRule="auto"/>
          </w:pPr>
        </w:pPrChange>
      </w:pPr>
      <w:r w:rsidRPr="00887067">
        <w:t>Truslen fra substituerende produkter er lav da det er svært at erstatte murerfirmaet med andet. Eksempler på substituerende produkter kunne være tømrerfaget og eller at man bruger færdiglavet betonelementer eller lignende.</w:t>
      </w:r>
    </w:p>
    <w:p w14:paraId="71043ABA" w14:textId="77777777" w:rsidR="00083B4D" w:rsidRPr="00887067" w:rsidRDefault="00083B4D" w:rsidP="00AF647B">
      <w:pPr>
        <w:rPr>
          <w:rPrChange w:id="451" w:author="Ofelia Symes" w:date="2018-12-14T10:11:00Z">
            <w:rPr>
              <w:rFonts w:ascii="Times New Roman" w:hAnsi="Times New Roman"/>
            </w:rPr>
          </w:rPrChange>
        </w:rPr>
        <w:pPrChange w:id="452" w:author="Ofelia Symes" w:date="2018-12-14T10:11:00Z">
          <w:pPr>
            <w:spacing w:line="360" w:lineRule="auto"/>
          </w:pPr>
        </w:pPrChange>
      </w:pPr>
    </w:p>
    <w:p w14:paraId="4A4DDFF0" w14:textId="77777777" w:rsidR="00290974" w:rsidRDefault="00290974" w:rsidP="00AF647B">
      <w:pPr>
        <w:rPr>
          <w:rPrChange w:id="453" w:author="Ofelia Symes" w:date="2018-12-14T10:11:00Z">
            <w:rPr>
              <w:color w:val="434343"/>
            </w:rPr>
          </w:rPrChange>
        </w:rPr>
      </w:pPr>
      <w:r>
        <w:rPr>
          <w:rPrChange w:id="454" w:author="Ofelia Symes" w:date="2018-12-14T10:11:00Z">
            <w:rPr>
              <w:color w:val="434343"/>
            </w:rPr>
          </w:rPrChange>
        </w:rPr>
        <w:br w:type="page"/>
      </w:r>
    </w:p>
    <w:p w14:paraId="2894E975" w14:textId="77777777" w:rsidR="00083B4D" w:rsidRPr="00887067" w:rsidRDefault="00083B4D" w:rsidP="00AF647B">
      <w:pPr>
        <w:rPr>
          <w:rFonts w:ascii="Times New Roman" w:hAnsi="Times New Roman" w:cs="Times New Roman"/>
        </w:rPr>
        <w:pPrChange w:id="455" w:author="Ofelia Symes" w:date="2018-12-14T10:11:00Z">
          <w:pPr>
            <w:spacing w:line="360" w:lineRule="auto"/>
          </w:pPr>
        </w:pPrChange>
      </w:pPr>
      <w:r w:rsidRPr="00887067">
        <w:rPr>
          <w:rPrChange w:id="456" w:author="Ofelia Symes" w:date="2018-12-14T10:11:00Z">
            <w:rPr>
              <w:color w:val="434343"/>
            </w:rPr>
          </w:rPrChange>
        </w:rPr>
        <w:lastRenderedPageBreak/>
        <w:t>Business Model Canvas.</w:t>
      </w:r>
    </w:p>
    <w:p w14:paraId="73CCFD3A" w14:textId="77777777" w:rsidR="00083B4D" w:rsidRPr="00290974" w:rsidRDefault="00083B4D" w:rsidP="00AF647B">
      <w:pPr>
        <w:rPr>
          <w:rFonts w:ascii="Times New Roman" w:hAnsi="Times New Roman"/>
          <w:rPrChange w:id="457" w:author="Ofelia Symes" w:date="2018-12-14T10:11:00Z">
            <w:rPr>
              <w:rFonts w:ascii="Times New Roman" w:hAnsi="Times New Roman"/>
              <w:sz w:val="16"/>
            </w:rPr>
          </w:rPrChange>
        </w:rPr>
        <w:pPrChange w:id="458" w:author="Ofelia Symes" w:date="2018-12-14T10:11:00Z">
          <w:pPr>
            <w:spacing w:line="360" w:lineRule="auto"/>
          </w:pPr>
        </w:pPrChange>
      </w:pPr>
      <w:r w:rsidRPr="00290974">
        <w:rPr>
          <w:rPrChange w:id="459" w:author="Ofelia Symes" w:date="2018-12-14T10:11:00Z">
            <w:rPr>
              <w:i/>
              <w:sz w:val="16"/>
            </w:rPr>
          </w:rPrChange>
        </w:rPr>
        <w:t>Udarbejdet af: Ofelia.</w:t>
      </w:r>
    </w:p>
    <w:p w14:paraId="1A1B7E1A" w14:textId="77777777" w:rsidR="00083B4D" w:rsidRPr="00887067" w:rsidRDefault="00083B4D" w:rsidP="00AF647B">
      <w:pPr>
        <w:rPr>
          <w:rFonts w:ascii="Times New Roman" w:hAnsi="Times New Roman" w:cs="Times New Roman"/>
        </w:rPr>
        <w:pPrChange w:id="460" w:author="Ofelia Symes" w:date="2018-12-14T10:11:00Z">
          <w:pPr>
            <w:spacing w:line="360" w:lineRule="auto"/>
          </w:pPr>
        </w:pPrChange>
      </w:pPr>
      <w:r w:rsidRPr="00887067">
        <w:rPr>
          <w:rPrChange w:id="461" w:author="Ofelia Symes" w:date="2018-12-14T10:11:00Z">
            <w:rPr>
              <w:color w:val="434343"/>
            </w:rPr>
          </w:rPrChange>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2BC171CE" w14:textId="77777777" w:rsidR="00290974" w:rsidRDefault="00290974" w:rsidP="00AF647B">
      <w:pPr>
        <w:rPr>
          <w:rPrChange w:id="462" w:author="Ofelia Symes" w:date="2018-12-14T10:11:00Z">
            <w:rPr>
              <w:color w:val="434343"/>
            </w:rPr>
          </w:rPrChange>
        </w:rPr>
      </w:pPr>
      <w:r>
        <w:rPr>
          <w:rPrChange w:id="463" w:author="Ofelia Symes" w:date="2018-12-14T10:11:00Z">
            <w:rPr>
              <w:color w:val="434343"/>
            </w:rPr>
          </w:rPrChange>
        </w:rPr>
        <w:br w:type="page"/>
      </w:r>
    </w:p>
    <w:p w14:paraId="3737B4D1" w14:textId="205D3ACF" w:rsidR="00540B80" w:rsidRDefault="00083B4D" w:rsidP="00540B80">
      <w:pPr>
        <w:pStyle w:val="Heading1"/>
        <w:rPr>
          <w:rPrChange w:id="464" w:author="Ofelia Symes" w:date="2018-12-14T10:11:00Z">
            <w:rPr>
              <w:rFonts w:ascii="Times New Roman" w:hAnsi="Times New Roman"/>
            </w:rPr>
          </w:rPrChange>
        </w:rPr>
        <w:pPrChange w:id="465" w:author="Ofelia Symes" w:date="2018-12-14T10:11:00Z">
          <w:pPr>
            <w:spacing w:line="360" w:lineRule="auto"/>
          </w:pPr>
        </w:pPrChange>
      </w:pPr>
      <w:bookmarkStart w:id="466" w:name="_Toc532544005"/>
      <w:r w:rsidRPr="00887067">
        <w:rPr>
          <w:rPrChange w:id="467" w:author="Ofelia Symes" w:date="2018-12-14T10:11:00Z">
            <w:rPr>
              <w:color w:val="434343"/>
            </w:rPr>
          </w:rPrChange>
        </w:rPr>
        <w:lastRenderedPageBreak/>
        <w:t>Product Backlog</w:t>
      </w:r>
      <w:bookmarkEnd w:id="466"/>
      <w:ins w:id="468" w:author="Gitte Sevel Bilenberg" w:date="2018-12-14T10:11:00Z">
        <w:r w:rsidRPr="00887067">
          <w:rPr>
            <w:color w:val="434343"/>
          </w:rPr>
          <w:t xml:space="preserve"> - </w:t>
        </w:r>
      </w:ins>
      <w:ins w:id="469" w:author="Gitte Sevel Bilenberg" w:date="2018-12-14T09:53:00Z">
        <w:r w:rsidR="00086564">
          <w:rPr>
            <w:color w:val="434343"/>
          </w:rPr>
          <w:t>Alle</w:t>
        </w:r>
      </w:ins>
      <w:del w:id="470" w:author="Gitte Sevel Bilenberg" w:date="2018-12-14T09:53:00Z">
        <w:r w:rsidRPr="00887067">
          <w:rPr>
            <w:color w:val="434343"/>
          </w:rPr>
          <w:delText>Gitte &amp; Daniel</w:delText>
        </w:r>
      </w:del>
      <w:ins w:id="471" w:author="Gitte Sevel Bilenberg" w:date="2018-12-14T10:11:00Z">
        <w:r w:rsidRPr="00887067">
          <w:rPr>
            <w:color w:val="434343"/>
          </w:rPr>
          <w:t>:</w:t>
        </w:r>
      </w:ins>
    </w:p>
    <w:p w14:paraId="6F208C9E" w14:textId="77777777" w:rsidR="00083B4D" w:rsidRPr="00540B80" w:rsidRDefault="00540B80" w:rsidP="00AF647B">
      <w:pPr>
        <w:rPr>
          <w:ins w:id="472" w:author="Ofelia Symes" w:date="2018-12-14T10:11:00Z"/>
          <w:rFonts w:ascii="Times New Roman" w:hAnsi="Times New Roman" w:cs="Times New Roman"/>
          <w:i/>
          <w:sz w:val="16"/>
        </w:rPr>
      </w:pPr>
      <w:ins w:id="473" w:author="Ofelia Symes" w:date="2018-12-14T10:11:00Z">
        <w:r w:rsidRPr="00540B80">
          <w:rPr>
            <w:i/>
            <w:sz w:val="16"/>
          </w:rPr>
          <w:t>Udarbejdet af:</w:t>
        </w:r>
        <w:r w:rsidR="00083B4D" w:rsidRPr="00540B80">
          <w:rPr>
            <w:i/>
            <w:sz w:val="16"/>
          </w:rPr>
          <w:t xml:space="preserve"> </w:t>
        </w:r>
        <w:r w:rsidR="000C7D3D">
          <w:rPr>
            <w:i/>
            <w:sz w:val="16"/>
          </w:rPr>
          <w:t>alle</w:t>
        </w:r>
      </w:ins>
    </w:p>
    <w:p w14:paraId="4EBF694E" w14:textId="77777777" w:rsidR="00083B4D" w:rsidRPr="00887067" w:rsidRDefault="00083B4D" w:rsidP="00AF647B">
      <w:pPr>
        <w:rPr>
          <w:rFonts w:ascii="Times New Roman" w:hAnsi="Times New Roman" w:cs="Times New Roman"/>
        </w:rPr>
        <w:pPrChange w:id="474" w:author="Ofelia Symes" w:date="2018-12-14T10:11:00Z">
          <w:pPr>
            <w:spacing w:line="360" w:lineRule="auto"/>
          </w:pPr>
        </w:pPrChange>
      </w:pPr>
      <w:r w:rsidRPr="00887067">
        <w:t>Bruges til at teamet kan have overblik over hvad der skal laves, er i produktion og hvad der er færdiglavet</w:t>
      </w:r>
    </w:p>
    <w:p w14:paraId="2037C25C" w14:textId="77777777" w:rsidR="00083B4D" w:rsidRPr="00887067" w:rsidRDefault="00083B4D" w:rsidP="00AF647B">
      <w:pPr>
        <w:rPr>
          <w:rPrChange w:id="475" w:author="Ofelia Symes" w:date="2018-12-14T10:11:00Z">
            <w:rPr>
              <w:rFonts w:ascii="Times New Roman" w:hAnsi="Times New Roman"/>
            </w:rPr>
          </w:rPrChange>
        </w:rPr>
        <w:pPrChange w:id="476" w:author="Ofelia Symes" w:date="2018-12-14T10:11:00Z">
          <w:pPr>
            <w:spacing w:line="360" w:lineRule="auto"/>
          </w:pPr>
        </w:pPrChange>
      </w:pPr>
    </w:p>
    <w:p w14:paraId="162801EA" w14:textId="77777777" w:rsidR="00083B4D" w:rsidRPr="00887067" w:rsidRDefault="00083B4D" w:rsidP="00AF647B">
      <w:pPr>
        <w:rPr>
          <w:rFonts w:ascii="Times New Roman" w:hAnsi="Times New Roman" w:cs="Times New Roman"/>
        </w:rPr>
        <w:pPrChange w:id="477" w:author="Ofelia Symes" w:date="2018-12-14T10:11:00Z">
          <w:pPr>
            <w:spacing w:line="360" w:lineRule="auto"/>
          </w:pPr>
        </w:pPrChange>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14:paraId="17DE3438" w14:textId="77777777" w:rsidR="00083B4D" w:rsidRPr="00887067" w:rsidRDefault="00083B4D" w:rsidP="00AF647B">
      <w:pPr>
        <w:rPr>
          <w:rPrChange w:id="478" w:author="Ofelia Symes" w:date="2018-12-14T10:11:00Z">
            <w:rPr>
              <w:rFonts w:ascii="Times New Roman" w:hAnsi="Times New Roman"/>
            </w:rPr>
          </w:rPrChange>
        </w:rPr>
        <w:pPrChange w:id="479" w:author="Ofelia Symes" w:date="2018-12-14T10:11:00Z">
          <w:pPr>
            <w:spacing w:line="360" w:lineRule="auto"/>
          </w:pPr>
        </w:pPrChange>
      </w:pPr>
    </w:p>
    <w:p w14:paraId="42860363" w14:textId="77777777" w:rsidR="00290974" w:rsidRDefault="00290974" w:rsidP="00AF647B">
      <w:pPr>
        <w:rPr>
          <w:rPrChange w:id="480" w:author="Ofelia Symes" w:date="2018-12-14T10:11:00Z">
            <w:rPr>
              <w:color w:val="434343"/>
            </w:rPr>
          </w:rPrChange>
        </w:rPr>
      </w:pPr>
      <w:r>
        <w:rPr>
          <w:rPrChange w:id="481" w:author="Ofelia Symes" w:date="2018-12-14T10:11:00Z">
            <w:rPr>
              <w:color w:val="434343"/>
            </w:rPr>
          </w:rPrChange>
        </w:rPr>
        <w:br w:type="page"/>
      </w:r>
    </w:p>
    <w:p w14:paraId="2A3CCBE7" w14:textId="77777777" w:rsidR="00083B4D" w:rsidRPr="00887067" w:rsidRDefault="00083B4D" w:rsidP="00AF647B">
      <w:pPr>
        <w:rPr>
          <w:rFonts w:ascii="Times New Roman" w:hAnsi="Times New Roman" w:cs="Times New Roman"/>
        </w:rPr>
        <w:pPrChange w:id="482" w:author="Ofelia Symes" w:date="2018-12-14T10:11:00Z">
          <w:pPr>
            <w:spacing w:line="360" w:lineRule="auto"/>
          </w:pPr>
        </w:pPrChange>
      </w:pPr>
      <w:r w:rsidRPr="00887067">
        <w:rPr>
          <w:rPrChange w:id="483" w:author="Ofelia Symes" w:date="2018-12-14T10:11:00Z">
            <w:rPr>
              <w:color w:val="434343"/>
            </w:rPr>
          </w:rPrChange>
        </w:rPr>
        <w:lastRenderedPageBreak/>
        <w:t xml:space="preserve">Use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08BD5B7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715B6" w14:textId="77777777" w:rsidR="00083B4D" w:rsidRPr="00887067" w:rsidRDefault="00083B4D" w:rsidP="00AF647B">
            <w:pPr>
              <w:rPr>
                <w:rFonts w:ascii="Times New Roman" w:hAnsi="Times New Roman" w:cs="Times New Roman"/>
              </w:rPr>
              <w:pPrChange w:id="484" w:author="Ofelia Symes" w:date="2018-12-14T10:11:00Z">
                <w:pPr>
                  <w:spacing w:line="360" w:lineRule="auto"/>
                </w:pPr>
              </w:pPrChange>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8DB2F" w14:textId="77777777" w:rsidR="00083B4D" w:rsidRPr="00887067" w:rsidRDefault="00083B4D" w:rsidP="00AF647B">
            <w:pPr>
              <w:rPr>
                <w:rFonts w:ascii="Times New Roman" w:hAnsi="Times New Roman" w:cs="Times New Roman"/>
              </w:rPr>
              <w:pPrChange w:id="485" w:author="Ofelia Symes" w:date="2018-12-14T10:11:00Z">
                <w:pPr>
                  <w:spacing w:line="360" w:lineRule="auto"/>
                </w:pPr>
              </w:pPrChange>
            </w:pPr>
            <w:r w:rsidRPr="00887067">
              <w:t>OpretNyVare</w:t>
            </w:r>
          </w:p>
        </w:tc>
      </w:tr>
      <w:tr w:rsidR="00083B4D" w:rsidRPr="00887067" w14:paraId="5691495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B93D7" w14:textId="77777777" w:rsidR="00083B4D" w:rsidRPr="00887067" w:rsidRDefault="00083B4D" w:rsidP="00AF647B">
            <w:pPr>
              <w:rPr>
                <w:rFonts w:ascii="Times New Roman" w:hAnsi="Times New Roman" w:cs="Times New Roman"/>
              </w:rPr>
              <w:pPrChange w:id="486" w:author="Ofelia Symes" w:date="2018-12-14T10:11:00Z">
                <w:pPr>
                  <w:spacing w:line="360" w:lineRule="auto"/>
                </w:pPr>
              </w:pPrChange>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03D" w14:textId="77777777" w:rsidR="00083B4D" w:rsidRPr="00887067" w:rsidRDefault="00083B4D" w:rsidP="00AF647B">
            <w:pPr>
              <w:rPr>
                <w:rFonts w:ascii="Times New Roman" w:hAnsi="Times New Roman" w:cs="Times New Roman"/>
              </w:rPr>
              <w:pPrChange w:id="487" w:author="Ofelia Symes" w:date="2018-12-14T10:11:00Z">
                <w:pPr>
                  <w:spacing w:line="360" w:lineRule="auto"/>
                </w:pPr>
              </w:pPrChange>
            </w:pPr>
            <w:r w:rsidRPr="00887067">
              <w:t>Opretter ny vare i databasen og startbeholdning</w:t>
            </w:r>
          </w:p>
        </w:tc>
      </w:tr>
      <w:tr w:rsidR="00083B4D" w:rsidRPr="00887067" w14:paraId="0978550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EFB1" w14:textId="77777777" w:rsidR="00083B4D" w:rsidRPr="00887067" w:rsidRDefault="00083B4D" w:rsidP="00AF647B">
            <w:pPr>
              <w:rPr>
                <w:rFonts w:ascii="Times New Roman" w:hAnsi="Times New Roman" w:cs="Times New Roman"/>
              </w:rPr>
              <w:pPrChange w:id="488" w:author="Ofelia Symes" w:date="2018-12-14T10:11:00Z">
                <w:pPr>
                  <w:spacing w:line="360" w:lineRule="auto"/>
                </w:pPr>
              </w:pPrChange>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25A8" w14:textId="77777777" w:rsidR="00083B4D" w:rsidRPr="00887067" w:rsidRDefault="00083B4D" w:rsidP="00AF647B">
            <w:pPr>
              <w:rPr>
                <w:rFonts w:ascii="Times New Roman" w:hAnsi="Times New Roman" w:cs="Times New Roman"/>
              </w:rPr>
              <w:pPrChange w:id="489" w:author="Ofelia Symes" w:date="2018-12-14T10:11:00Z">
                <w:pPr>
                  <w:spacing w:line="360" w:lineRule="auto"/>
                </w:pPr>
              </w:pPrChange>
            </w:pPr>
            <w:r w:rsidRPr="00887067">
              <w:t>Hovedmål</w:t>
            </w:r>
          </w:p>
        </w:tc>
      </w:tr>
      <w:tr w:rsidR="00083B4D" w:rsidRPr="00887067" w14:paraId="665D1CA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D3D1" w14:textId="77777777" w:rsidR="00083B4D" w:rsidRPr="00887067" w:rsidRDefault="00083B4D" w:rsidP="00AF647B">
            <w:pPr>
              <w:rPr>
                <w:rFonts w:ascii="Times New Roman" w:hAnsi="Times New Roman" w:cs="Times New Roman"/>
              </w:rPr>
              <w:pPrChange w:id="490" w:author="Ofelia Symes" w:date="2018-12-14T10:11:00Z">
                <w:pPr>
                  <w:spacing w:line="360" w:lineRule="auto"/>
                </w:pPr>
              </w:pPrChange>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4F6CE" w14:textId="77777777" w:rsidR="00083B4D" w:rsidRPr="00887067" w:rsidRDefault="00083B4D" w:rsidP="00AF647B">
            <w:pPr>
              <w:rPr>
                <w:rFonts w:ascii="Times New Roman" w:hAnsi="Times New Roman" w:cs="Times New Roman"/>
              </w:rPr>
              <w:pPrChange w:id="491" w:author="Ofelia Symes" w:date="2018-12-14T10:11:00Z">
                <w:pPr>
                  <w:spacing w:line="360" w:lineRule="auto"/>
                </w:pPr>
              </w:pPrChange>
            </w:pPr>
            <w:r w:rsidRPr="00887067">
              <w:t>Admin     </w:t>
            </w:r>
            <w:r w:rsidRPr="00887067">
              <w:tab/>
            </w:r>
          </w:p>
        </w:tc>
      </w:tr>
      <w:tr w:rsidR="00083B4D" w:rsidRPr="00887067" w14:paraId="6425E53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1B22D" w14:textId="77777777" w:rsidR="00083B4D" w:rsidRPr="00887067" w:rsidRDefault="00083B4D" w:rsidP="00AF647B">
            <w:pPr>
              <w:rPr>
                <w:rFonts w:ascii="Times New Roman" w:hAnsi="Times New Roman" w:cs="Times New Roman"/>
              </w:rPr>
              <w:pPrChange w:id="492" w:author="Ofelia Symes" w:date="2018-12-14T10:11:00Z">
                <w:pPr>
                  <w:spacing w:line="360" w:lineRule="auto"/>
                </w:pPr>
              </w:pPrChange>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2AF6" w14:textId="77777777" w:rsidR="00083B4D" w:rsidRPr="00887067" w:rsidRDefault="00083B4D" w:rsidP="00AF647B">
            <w:pPr>
              <w:rPr>
                <w:rFonts w:ascii="Times New Roman" w:hAnsi="Times New Roman" w:cs="Times New Roman"/>
              </w:rPr>
              <w:pPrChange w:id="493" w:author="Ofelia Symes" w:date="2018-12-14T10:11:00Z">
                <w:pPr>
                  <w:spacing w:line="360" w:lineRule="auto"/>
                </w:pPr>
              </w:pPrChange>
            </w:pPr>
            <w:r w:rsidRPr="00887067">
              <w:t>Admin &amp; medarbejdere</w:t>
            </w:r>
          </w:p>
        </w:tc>
      </w:tr>
      <w:tr w:rsidR="00083B4D" w:rsidRPr="00887067" w14:paraId="67B3DB7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BA75" w14:textId="77777777" w:rsidR="00083B4D" w:rsidRPr="00887067" w:rsidRDefault="00083B4D" w:rsidP="00AF647B">
            <w:pPr>
              <w:rPr>
                <w:rFonts w:ascii="Times New Roman" w:hAnsi="Times New Roman" w:cs="Times New Roman"/>
              </w:rPr>
              <w:pPrChange w:id="494" w:author="Ofelia Symes" w:date="2018-12-14T10:11:00Z">
                <w:pPr>
                  <w:spacing w:line="360" w:lineRule="auto"/>
                </w:pPr>
              </w:pPrChange>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BE7AD" w14:textId="77777777" w:rsidR="00083B4D" w:rsidRPr="00887067" w:rsidRDefault="00083B4D" w:rsidP="00AF647B">
            <w:pPr>
              <w:rPr>
                <w:rFonts w:ascii="Times New Roman" w:hAnsi="Times New Roman" w:cs="Times New Roman"/>
              </w:rPr>
              <w:pPrChange w:id="495" w:author="Ofelia Symes" w:date="2018-12-14T10:11:00Z">
                <w:pPr>
                  <w:spacing w:line="360" w:lineRule="auto"/>
                </w:pPr>
              </w:pPrChange>
            </w:pPr>
            <w:r w:rsidRPr="00887067">
              <w:t>Logget på med admin rettigheder</w:t>
            </w:r>
          </w:p>
        </w:tc>
      </w:tr>
      <w:tr w:rsidR="00083B4D" w:rsidRPr="00887067" w14:paraId="122E6F13"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7684" w14:textId="77777777" w:rsidR="00083B4D" w:rsidRPr="00887067" w:rsidRDefault="00083B4D" w:rsidP="00AF647B">
            <w:pPr>
              <w:rPr>
                <w:rFonts w:ascii="Times New Roman" w:hAnsi="Times New Roman" w:cs="Times New Roman"/>
              </w:rPr>
              <w:pPrChange w:id="496" w:author="Ofelia Symes" w:date="2018-12-14T10:11:00Z">
                <w:pPr>
                  <w:spacing w:line="360" w:lineRule="auto"/>
                </w:pPr>
              </w:pPrChange>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7AEEC" w14:textId="77777777" w:rsidR="00083B4D" w:rsidRPr="00887067" w:rsidRDefault="00083B4D" w:rsidP="00AF647B">
            <w:pPr>
              <w:rPr>
                <w:rFonts w:ascii="Times New Roman" w:hAnsi="Times New Roman" w:cs="Times New Roman"/>
              </w:rPr>
              <w:pPrChange w:id="497" w:author="Ofelia Symes" w:date="2018-12-14T10:11:00Z">
                <w:pPr>
                  <w:spacing w:line="360" w:lineRule="auto"/>
                </w:pPr>
              </w:pPrChange>
            </w:pPr>
            <w:r w:rsidRPr="00887067">
              <w:t>Nyt produkt, antal og minimumsbeholdning tilføjet til databasen</w:t>
            </w:r>
          </w:p>
        </w:tc>
      </w:tr>
      <w:tr w:rsidR="00083B4D" w:rsidRPr="00887067" w14:paraId="6702D387" w14:textId="7777777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7EF7E" w14:textId="77777777" w:rsidR="00083B4D" w:rsidRPr="00887067" w:rsidRDefault="00083B4D" w:rsidP="00AF647B">
            <w:pPr>
              <w:rPr>
                <w:rFonts w:ascii="Times New Roman" w:hAnsi="Times New Roman" w:cs="Times New Roman"/>
              </w:rPr>
              <w:pPrChange w:id="498" w:author="Ofelia Symes" w:date="2018-12-14T10:11:00Z">
                <w:pPr>
                  <w:spacing w:line="360" w:lineRule="auto"/>
                </w:pPr>
              </w:pPrChange>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B621B" w14:textId="77777777" w:rsidR="00083B4D" w:rsidRPr="00887067" w:rsidRDefault="00083B4D" w:rsidP="00AF647B">
            <w:pPr>
              <w:rPr>
                <w:rFonts w:ascii="Times New Roman" w:hAnsi="Times New Roman" w:cs="Times New Roman"/>
              </w:rPr>
              <w:pPrChange w:id="499" w:author="Ofelia Symes" w:date="2018-12-14T10:11:00Z">
                <w:pPr>
                  <w:spacing w:line="360" w:lineRule="auto"/>
                </w:pPr>
              </w:pPrChange>
            </w:pPr>
            <w:r w:rsidRPr="00887067">
              <w:t>1.      Åbn ”Opret ny vare” menu</w:t>
            </w:r>
          </w:p>
          <w:p w14:paraId="6CCF7B86" w14:textId="77777777" w:rsidR="00083B4D" w:rsidRPr="00887067" w:rsidRDefault="00083B4D" w:rsidP="00AF647B">
            <w:pPr>
              <w:rPr>
                <w:rFonts w:ascii="Times New Roman" w:hAnsi="Times New Roman" w:cs="Times New Roman"/>
              </w:rPr>
              <w:pPrChange w:id="500" w:author="Ofelia Symes" w:date="2018-12-14T10:11:00Z">
                <w:pPr>
                  <w:spacing w:line="360" w:lineRule="auto"/>
                </w:pPr>
              </w:pPrChange>
            </w:pPr>
            <w:r w:rsidRPr="00887067">
              <w:t>2.      Skriv navn på produktet</w:t>
            </w:r>
          </w:p>
          <w:p w14:paraId="6EC2BC16" w14:textId="77777777" w:rsidR="00083B4D" w:rsidRPr="00887067" w:rsidRDefault="00083B4D" w:rsidP="00AF647B">
            <w:pPr>
              <w:rPr>
                <w:rFonts w:ascii="Times New Roman" w:hAnsi="Times New Roman" w:cs="Times New Roman"/>
              </w:rPr>
              <w:pPrChange w:id="501" w:author="Ofelia Symes" w:date="2018-12-14T10:11:00Z">
                <w:pPr>
                  <w:spacing w:line="360" w:lineRule="auto"/>
                </w:pPr>
              </w:pPrChange>
            </w:pPr>
            <w:r w:rsidRPr="00887067">
              <w:t>3.      Vælg type/kategori og evt. underkategorier</w:t>
            </w:r>
          </w:p>
          <w:p w14:paraId="3FB6944C" w14:textId="77777777" w:rsidR="00083B4D" w:rsidRPr="00887067" w:rsidRDefault="00083B4D" w:rsidP="00AF647B">
            <w:pPr>
              <w:rPr>
                <w:rFonts w:ascii="Times New Roman" w:hAnsi="Times New Roman" w:cs="Times New Roman"/>
              </w:rPr>
              <w:pPrChange w:id="502" w:author="Ofelia Symes" w:date="2018-12-14T10:11:00Z">
                <w:pPr>
                  <w:spacing w:line="360" w:lineRule="auto"/>
                </w:pPr>
              </w:pPrChange>
            </w:pPr>
            <w:r w:rsidRPr="00887067">
              <w:t>4.      Kort beskrivelse af produktet</w:t>
            </w:r>
          </w:p>
          <w:p w14:paraId="5A640EA2" w14:textId="77777777" w:rsidR="00083B4D" w:rsidRPr="00887067" w:rsidRDefault="00083B4D" w:rsidP="00AF647B">
            <w:pPr>
              <w:rPr>
                <w:rFonts w:ascii="Times New Roman" w:hAnsi="Times New Roman" w:cs="Times New Roman"/>
              </w:rPr>
              <w:pPrChange w:id="503" w:author="Ofelia Symes" w:date="2018-12-14T10:11:00Z">
                <w:pPr>
                  <w:spacing w:line="360" w:lineRule="auto"/>
                </w:pPr>
              </w:pPrChange>
            </w:pPr>
            <w:r w:rsidRPr="00887067">
              <w:t>5.      Vælg antal af nyt vareprodukt</w:t>
            </w:r>
          </w:p>
          <w:p w14:paraId="4B9253B0" w14:textId="77777777" w:rsidR="00083B4D" w:rsidRPr="00887067" w:rsidRDefault="00083B4D" w:rsidP="00AF647B">
            <w:pPr>
              <w:rPr>
                <w:rFonts w:ascii="Times New Roman" w:hAnsi="Times New Roman" w:cs="Times New Roman"/>
              </w:rPr>
              <w:pPrChange w:id="504" w:author="Ofelia Symes" w:date="2018-12-14T10:11:00Z">
                <w:pPr>
                  <w:spacing w:line="360" w:lineRule="auto"/>
                </w:pPr>
              </w:pPrChange>
            </w:pPr>
            <w:r w:rsidRPr="00887067">
              <w:t>6.      Sæt minimumbeholdning for advarsel</w:t>
            </w:r>
          </w:p>
          <w:p w14:paraId="47A163EC" w14:textId="77777777" w:rsidR="00083B4D" w:rsidRPr="00887067" w:rsidRDefault="00083B4D" w:rsidP="00AF647B">
            <w:pPr>
              <w:rPr>
                <w:rFonts w:ascii="Times New Roman" w:hAnsi="Times New Roman" w:cs="Times New Roman"/>
              </w:rPr>
              <w:pPrChange w:id="505" w:author="Ofelia Symes" w:date="2018-12-14T10:11:00Z">
                <w:pPr>
                  <w:spacing w:line="360" w:lineRule="auto"/>
                </w:pPr>
              </w:pPrChange>
            </w:pPr>
            <w:r w:rsidRPr="00887067">
              <w:t>7.      Kontroller korrekt data</w:t>
            </w:r>
          </w:p>
          <w:p w14:paraId="15833E89" w14:textId="77777777" w:rsidR="00083B4D" w:rsidRPr="00887067" w:rsidRDefault="00083B4D" w:rsidP="00AF647B">
            <w:pPr>
              <w:rPr>
                <w:rFonts w:ascii="Times New Roman" w:hAnsi="Times New Roman" w:cs="Times New Roman"/>
              </w:rPr>
              <w:pPrChange w:id="506" w:author="Ofelia Symes" w:date="2018-12-14T10:11:00Z">
                <w:pPr>
                  <w:spacing w:line="360" w:lineRule="auto"/>
                </w:pPr>
              </w:pPrChange>
            </w:pPr>
            <w:r w:rsidRPr="00887067">
              <w:t>8.      Gem indtastninger</w:t>
            </w:r>
          </w:p>
        </w:tc>
      </w:tr>
      <w:tr w:rsidR="00083B4D" w:rsidRPr="00887067" w14:paraId="47576004" w14:textId="7777777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C000" w14:textId="77777777" w:rsidR="00083B4D" w:rsidRPr="00887067" w:rsidRDefault="00083B4D" w:rsidP="00AF647B">
            <w:pPr>
              <w:rPr>
                <w:rFonts w:ascii="Times New Roman" w:hAnsi="Times New Roman" w:cs="Times New Roman"/>
              </w:rPr>
              <w:pPrChange w:id="507" w:author="Ofelia Symes" w:date="2018-12-14T10:11:00Z">
                <w:pPr>
                  <w:spacing w:line="360" w:lineRule="auto"/>
                </w:pPr>
              </w:pPrChange>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B7A9" w14:textId="77777777" w:rsidR="00083B4D" w:rsidRPr="00887067" w:rsidRDefault="00083B4D" w:rsidP="00AF647B">
            <w:pPr>
              <w:rPr>
                <w:rFonts w:ascii="Times New Roman" w:hAnsi="Times New Roman" w:cs="Times New Roman"/>
              </w:rPr>
              <w:pPrChange w:id="508" w:author="Ofelia Symes" w:date="2018-12-14T10:11:00Z">
                <w:pPr>
                  <w:spacing w:line="360" w:lineRule="auto"/>
                </w:pPr>
              </w:pPrChange>
            </w:pPr>
            <w:r w:rsidRPr="00887067">
              <w:t>1. Åbn ”Opret ny vare” menu</w:t>
            </w:r>
          </w:p>
          <w:p w14:paraId="5FDDAB61" w14:textId="77777777" w:rsidR="00083B4D" w:rsidRPr="00887067" w:rsidRDefault="00083B4D" w:rsidP="00AF647B">
            <w:pPr>
              <w:rPr>
                <w:rFonts w:ascii="Times New Roman" w:hAnsi="Times New Roman" w:cs="Times New Roman"/>
              </w:rPr>
              <w:pPrChange w:id="509" w:author="Ofelia Symes" w:date="2018-12-14T10:11:00Z">
                <w:pPr>
                  <w:spacing w:line="360" w:lineRule="auto"/>
                </w:pPr>
              </w:pPrChange>
            </w:pPr>
            <w:r w:rsidRPr="00887067">
              <w:t>2. Skriv navn på produktet</w:t>
            </w:r>
          </w:p>
          <w:p w14:paraId="56049209" w14:textId="77777777" w:rsidR="00083B4D" w:rsidRPr="00887067" w:rsidRDefault="00083B4D" w:rsidP="00AF647B">
            <w:pPr>
              <w:rPr>
                <w:rFonts w:ascii="Times New Roman" w:hAnsi="Times New Roman" w:cs="Times New Roman"/>
              </w:rPr>
              <w:pPrChange w:id="510" w:author="Ofelia Symes" w:date="2018-12-14T10:11:00Z">
                <w:pPr>
                  <w:spacing w:line="360" w:lineRule="auto"/>
                </w:pPr>
              </w:pPrChange>
            </w:pPr>
            <w:r w:rsidRPr="00887067">
              <w:t>a) Skriver forkert navn</w:t>
            </w:r>
          </w:p>
          <w:p w14:paraId="08634F65" w14:textId="77777777" w:rsidR="00083B4D" w:rsidRPr="00887067" w:rsidRDefault="00083B4D" w:rsidP="00AF647B">
            <w:pPr>
              <w:rPr>
                <w:rFonts w:ascii="Times New Roman" w:hAnsi="Times New Roman" w:cs="Times New Roman"/>
              </w:rPr>
              <w:pPrChange w:id="511" w:author="Ofelia Symes" w:date="2018-12-14T10:11:00Z">
                <w:pPr>
                  <w:spacing w:line="360" w:lineRule="auto"/>
                </w:pPr>
              </w:pPrChange>
            </w:pPr>
            <w:r w:rsidRPr="00887067">
              <w:t xml:space="preserve"> </w:t>
            </w:r>
          </w:p>
          <w:p w14:paraId="64E98D49" w14:textId="77777777" w:rsidR="00083B4D" w:rsidRPr="00887067" w:rsidRDefault="00083B4D" w:rsidP="00AF647B">
            <w:pPr>
              <w:rPr>
                <w:rFonts w:ascii="Times New Roman" w:hAnsi="Times New Roman" w:cs="Times New Roman"/>
              </w:rPr>
              <w:pPrChange w:id="512" w:author="Ofelia Symes" w:date="2018-12-14T10:11:00Z">
                <w:pPr>
                  <w:spacing w:line="360" w:lineRule="auto"/>
                </w:pPr>
              </w:pPrChange>
            </w:pPr>
            <w:r w:rsidRPr="00887067">
              <w:t>3. Vælg type/kategori og evt. underkategorier</w:t>
            </w:r>
          </w:p>
          <w:p w14:paraId="6EDE212D" w14:textId="77777777" w:rsidR="00083B4D" w:rsidRPr="00887067" w:rsidRDefault="00083B4D" w:rsidP="00AF647B">
            <w:pPr>
              <w:rPr>
                <w:rFonts w:ascii="Times New Roman" w:hAnsi="Times New Roman" w:cs="Times New Roman"/>
              </w:rPr>
              <w:pPrChange w:id="513" w:author="Ofelia Symes" w:date="2018-12-14T10:11:00Z">
                <w:pPr>
                  <w:spacing w:line="360" w:lineRule="auto"/>
                </w:pPr>
              </w:pPrChange>
            </w:pPr>
            <w:r w:rsidRPr="00887067">
              <w:t>a) Vælger forkerte kategorier</w:t>
            </w:r>
          </w:p>
          <w:p w14:paraId="5AABBE9F" w14:textId="77777777" w:rsidR="00083B4D" w:rsidRPr="00887067" w:rsidRDefault="00083B4D" w:rsidP="00AF647B">
            <w:pPr>
              <w:rPr>
                <w:rFonts w:ascii="Times New Roman" w:hAnsi="Times New Roman" w:cs="Times New Roman"/>
              </w:rPr>
              <w:pPrChange w:id="514" w:author="Ofelia Symes" w:date="2018-12-14T10:11:00Z">
                <w:pPr>
                  <w:spacing w:line="360" w:lineRule="auto"/>
                </w:pPr>
              </w:pPrChange>
            </w:pPr>
            <w:r w:rsidRPr="00887067">
              <w:t xml:space="preserve"> </w:t>
            </w:r>
          </w:p>
          <w:p w14:paraId="09BCBC99" w14:textId="77777777" w:rsidR="00083B4D" w:rsidRPr="00887067" w:rsidRDefault="00083B4D" w:rsidP="00AF647B">
            <w:pPr>
              <w:rPr>
                <w:rFonts w:ascii="Times New Roman" w:hAnsi="Times New Roman" w:cs="Times New Roman"/>
              </w:rPr>
              <w:pPrChange w:id="515" w:author="Ofelia Symes" w:date="2018-12-14T10:11:00Z">
                <w:pPr>
                  <w:spacing w:line="360" w:lineRule="auto"/>
                </w:pPr>
              </w:pPrChange>
            </w:pPr>
            <w:r w:rsidRPr="00887067">
              <w:t>4. Kort beskrivelse af produktet</w:t>
            </w:r>
          </w:p>
          <w:p w14:paraId="289BDD1A" w14:textId="77777777" w:rsidR="00083B4D" w:rsidRPr="00887067" w:rsidRDefault="00083B4D" w:rsidP="00AF647B">
            <w:pPr>
              <w:rPr>
                <w:rFonts w:ascii="Times New Roman" w:hAnsi="Times New Roman" w:cs="Times New Roman"/>
              </w:rPr>
              <w:pPrChange w:id="516" w:author="Ofelia Symes" w:date="2018-12-14T10:11:00Z">
                <w:pPr>
                  <w:spacing w:line="360" w:lineRule="auto"/>
                </w:pPr>
              </w:pPrChange>
            </w:pPr>
            <w:r w:rsidRPr="00887067">
              <w:t>5. Vælg antal af nyt vareprodukt</w:t>
            </w:r>
          </w:p>
          <w:p w14:paraId="7E7DE5AA" w14:textId="77777777" w:rsidR="00083B4D" w:rsidRPr="00887067" w:rsidRDefault="00083B4D" w:rsidP="00AF647B">
            <w:pPr>
              <w:rPr>
                <w:rFonts w:ascii="Times New Roman" w:hAnsi="Times New Roman" w:cs="Times New Roman"/>
              </w:rPr>
              <w:pPrChange w:id="517" w:author="Ofelia Symes" w:date="2018-12-14T10:11:00Z">
                <w:pPr>
                  <w:spacing w:line="360" w:lineRule="auto"/>
                </w:pPr>
              </w:pPrChange>
            </w:pPr>
            <w:r w:rsidRPr="00887067">
              <w:t>6. Sæt minimumbeholdning for advarsel</w:t>
            </w:r>
          </w:p>
          <w:p w14:paraId="3EE0A5F1" w14:textId="77777777" w:rsidR="00083B4D" w:rsidRPr="00887067" w:rsidRDefault="00083B4D" w:rsidP="00AF647B">
            <w:pPr>
              <w:rPr>
                <w:rFonts w:ascii="Times New Roman" w:hAnsi="Times New Roman" w:cs="Times New Roman"/>
              </w:rPr>
              <w:pPrChange w:id="518" w:author="Ofelia Symes" w:date="2018-12-14T10:11:00Z">
                <w:pPr>
                  <w:spacing w:line="360" w:lineRule="auto"/>
                </w:pPr>
              </w:pPrChange>
            </w:pPr>
            <w:r w:rsidRPr="00887067">
              <w:t>a) Sætter ikke minimumsbeholdning – giver fejlmeddelelse om mangel</w:t>
            </w:r>
          </w:p>
          <w:p w14:paraId="4B4AD9B4" w14:textId="77777777" w:rsidR="00083B4D" w:rsidRPr="00887067" w:rsidRDefault="00083B4D" w:rsidP="00AF647B">
            <w:pPr>
              <w:rPr>
                <w:rFonts w:ascii="Times New Roman" w:hAnsi="Times New Roman" w:cs="Times New Roman"/>
              </w:rPr>
              <w:pPrChange w:id="519" w:author="Ofelia Symes" w:date="2018-12-14T10:11:00Z">
                <w:pPr>
                  <w:spacing w:line="360" w:lineRule="auto"/>
                </w:pPr>
              </w:pPrChange>
            </w:pPr>
            <w:r w:rsidRPr="00887067">
              <w:t xml:space="preserve"> </w:t>
            </w:r>
          </w:p>
          <w:p w14:paraId="118EAF5A" w14:textId="77777777" w:rsidR="00083B4D" w:rsidRPr="00887067" w:rsidRDefault="00083B4D" w:rsidP="00AF647B">
            <w:pPr>
              <w:rPr>
                <w:rFonts w:ascii="Times New Roman" w:hAnsi="Times New Roman" w:cs="Times New Roman"/>
              </w:rPr>
              <w:pPrChange w:id="520" w:author="Ofelia Symes" w:date="2018-12-14T10:11:00Z">
                <w:pPr>
                  <w:spacing w:line="360" w:lineRule="auto"/>
                </w:pPr>
              </w:pPrChange>
            </w:pPr>
            <w:r w:rsidRPr="00887067">
              <w:t>7. Kontroller korrekt data</w:t>
            </w:r>
          </w:p>
          <w:p w14:paraId="29E9C4D2" w14:textId="77777777" w:rsidR="00083B4D" w:rsidRPr="00887067" w:rsidRDefault="00083B4D" w:rsidP="00AF647B">
            <w:pPr>
              <w:rPr>
                <w:rFonts w:ascii="Times New Roman" w:hAnsi="Times New Roman" w:cs="Times New Roman"/>
              </w:rPr>
              <w:pPrChange w:id="521" w:author="Ofelia Symes" w:date="2018-12-14T10:11:00Z">
                <w:pPr>
                  <w:spacing w:line="360" w:lineRule="auto"/>
                </w:pPr>
              </w:pPrChange>
            </w:pPr>
            <w:r w:rsidRPr="00887067">
              <w:t>8. Gem indtastninger</w:t>
            </w:r>
          </w:p>
          <w:p w14:paraId="08307DD1" w14:textId="77777777" w:rsidR="00083B4D" w:rsidRPr="00887067" w:rsidRDefault="00083B4D" w:rsidP="00AF647B">
            <w:pPr>
              <w:rPr>
                <w:rFonts w:ascii="Times New Roman" w:hAnsi="Times New Roman" w:cs="Times New Roman"/>
              </w:rPr>
              <w:pPrChange w:id="522" w:author="Ofelia Symes" w:date="2018-12-14T10:11:00Z">
                <w:pPr>
                  <w:spacing w:line="360" w:lineRule="auto"/>
                </w:pPr>
              </w:pPrChange>
            </w:pPr>
            <w:r w:rsidRPr="00887067">
              <w:t>a) Gemmer ikke data</w:t>
            </w:r>
          </w:p>
        </w:tc>
      </w:tr>
      <w:tr w:rsidR="00083B4D" w:rsidRPr="00887067" w14:paraId="62CBB4C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4FEB" w14:textId="77777777" w:rsidR="00083B4D" w:rsidRPr="00887067" w:rsidRDefault="00083B4D" w:rsidP="00AF647B">
            <w:pPr>
              <w:rPr>
                <w:rFonts w:ascii="Times New Roman" w:hAnsi="Times New Roman" w:cs="Times New Roman"/>
              </w:rPr>
              <w:pPrChange w:id="523" w:author="Ofelia Symes" w:date="2018-12-14T10:11:00Z">
                <w:pPr>
                  <w:spacing w:line="360" w:lineRule="auto"/>
                </w:pPr>
              </w:pPrChange>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DBBE" w14:textId="77777777" w:rsidR="00083B4D" w:rsidRPr="00887067" w:rsidRDefault="00083B4D" w:rsidP="00AF647B">
            <w:pPr>
              <w:rPr>
                <w:rFonts w:ascii="Times New Roman" w:hAnsi="Times New Roman" w:cs="Times New Roman"/>
              </w:rPr>
              <w:pPrChange w:id="524" w:author="Ofelia Symes" w:date="2018-12-14T10:11:00Z">
                <w:pPr>
                  <w:spacing w:line="360" w:lineRule="auto"/>
                </w:pPr>
              </w:pPrChange>
            </w:pPr>
            <w:r w:rsidRPr="00887067">
              <w:t>Menuer til at vælge kategorier, indtaste info i</w:t>
            </w:r>
          </w:p>
        </w:tc>
      </w:tr>
      <w:tr w:rsidR="00083B4D" w:rsidRPr="00887067" w14:paraId="504FB2D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23AD0" w14:textId="77777777" w:rsidR="00083B4D" w:rsidRPr="00896D8F" w:rsidRDefault="00083B4D" w:rsidP="00AF647B">
            <w:pPr>
              <w:rPr>
                <w:rFonts w:ascii="Times New Roman" w:hAnsi="Times New Roman"/>
                <w:lang w:val="en-US"/>
                <w:rPrChange w:id="525" w:author="Gitte Sevel Bilenberg" w:date="2018-12-14T10:11:00Z">
                  <w:rPr>
                    <w:rFonts w:ascii="Times New Roman" w:hAnsi="Times New Roman" w:cs="Times New Roman"/>
                  </w:rPr>
                </w:rPrChange>
              </w:rPr>
              <w:pPrChange w:id="526" w:author="Ofelia Symes" w:date="2018-12-14T10:11:00Z">
                <w:pPr>
                  <w:spacing w:line="360" w:lineRule="auto"/>
                </w:pPr>
              </w:pPrChange>
            </w:pPr>
            <w:r w:rsidRPr="00896D8F">
              <w:rPr>
                <w:lang w:val="en-US"/>
                <w:rPrChange w:id="527" w:author="Gitte Sevel Bilenberg" w:date="2018-12-14T10:11:00Z">
                  <w:rPr/>
                </w:rPrChange>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0A36" w14:textId="77777777" w:rsidR="00083B4D" w:rsidRPr="00887067" w:rsidRDefault="00083B4D" w:rsidP="00AF647B">
            <w:pPr>
              <w:rPr>
                <w:rFonts w:ascii="Times New Roman" w:hAnsi="Times New Roman" w:cs="Times New Roman"/>
              </w:rPr>
              <w:pPrChange w:id="528" w:author="Ofelia Symes" w:date="2018-12-14T10:11:00Z">
                <w:pPr>
                  <w:spacing w:line="360" w:lineRule="auto"/>
                </w:pPr>
              </w:pPrChange>
            </w:pPr>
            <w:r w:rsidRPr="00887067">
              <w:t>PC</w:t>
            </w:r>
          </w:p>
        </w:tc>
      </w:tr>
      <w:tr w:rsidR="00083B4D" w:rsidRPr="00887067" w14:paraId="5AD19DA0"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2B24" w14:textId="77777777" w:rsidR="00083B4D" w:rsidRPr="00887067" w:rsidRDefault="00083B4D" w:rsidP="00AF647B">
            <w:pPr>
              <w:rPr>
                <w:rFonts w:ascii="Times New Roman" w:hAnsi="Times New Roman" w:cs="Times New Roman"/>
              </w:rPr>
              <w:pPrChange w:id="529" w:author="Ofelia Symes" w:date="2018-12-14T10:11:00Z">
                <w:pPr>
                  <w:spacing w:line="360" w:lineRule="auto"/>
                </w:pPr>
              </w:pPrChange>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C4AA" w14:textId="77777777" w:rsidR="00083B4D" w:rsidRPr="00887067" w:rsidRDefault="00083B4D" w:rsidP="00AF647B">
            <w:pPr>
              <w:rPr>
                <w:rFonts w:ascii="Times New Roman" w:hAnsi="Times New Roman" w:cs="Times New Roman"/>
              </w:rPr>
              <w:pPrChange w:id="530" w:author="Ofelia Symes" w:date="2018-12-14T10:11:00Z">
                <w:pPr>
                  <w:spacing w:line="360" w:lineRule="auto"/>
                </w:pPr>
              </w:pPrChange>
            </w:pPr>
            <w:r w:rsidRPr="00887067">
              <w:t>Ofte i begyndelsen, senere kun sjældent</w:t>
            </w:r>
          </w:p>
        </w:tc>
      </w:tr>
      <w:tr w:rsidR="00083B4D" w:rsidRPr="00887067" w14:paraId="7539EF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E44F" w14:textId="77777777" w:rsidR="00083B4D" w:rsidRPr="00887067" w:rsidRDefault="00083B4D" w:rsidP="00AF647B">
            <w:pPr>
              <w:rPr>
                <w:rFonts w:ascii="Times New Roman" w:hAnsi="Times New Roman" w:cs="Times New Roman"/>
              </w:rPr>
              <w:pPrChange w:id="531" w:author="Ofelia Symes" w:date="2018-12-14T10:11:00Z">
                <w:pPr>
                  <w:spacing w:line="360" w:lineRule="auto"/>
                </w:pPr>
              </w:pPrChange>
            </w:pPr>
            <w:r w:rsidRPr="00887067">
              <w:lastRenderedPageBreak/>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B74BB" w14:textId="77777777" w:rsidR="00083B4D" w:rsidRPr="00887067" w:rsidRDefault="00083B4D" w:rsidP="00AF647B">
            <w:pPr>
              <w:rPr>
                <w:rFonts w:ascii="Times New Roman" w:hAnsi="Times New Roman" w:cs="Times New Roman"/>
              </w:rPr>
              <w:pPrChange w:id="532" w:author="Ofelia Symes" w:date="2018-12-14T10:11:00Z">
                <w:pPr>
                  <w:spacing w:line="360" w:lineRule="auto"/>
                </w:pPr>
              </w:pPrChange>
            </w:pPr>
            <w:r w:rsidRPr="00887067">
              <w:t>Hvad er relevant som ikke ellers nævnes i andre punkter. Bl.a. åbne problemer der skal løses.</w:t>
            </w:r>
          </w:p>
        </w:tc>
      </w:tr>
    </w:tbl>
    <w:p w14:paraId="4A96384C" w14:textId="77777777" w:rsidR="00083B4D" w:rsidRPr="00887067" w:rsidRDefault="00083B4D" w:rsidP="00AF647B">
      <w:pPr>
        <w:rPr>
          <w:rPrChange w:id="533" w:author="Ofelia Symes" w:date="2018-12-14T10:11:00Z">
            <w:rPr>
              <w:rFonts w:ascii="Times New Roman" w:hAnsi="Times New Roman"/>
            </w:rPr>
          </w:rPrChange>
        </w:rPr>
        <w:pPrChange w:id="534" w:author="Ofelia Symes" w:date="2018-12-14T10:11:00Z">
          <w:pPr>
            <w:spacing w:line="360" w:lineRule="auto"/>
          </w:pPr>
        </w:pPrChange>
      </w:pPr>
    </w:p>
    <w:p w14:paraId="7FFA87A8" w14:textId="77777777" w:rsidR="00083B4D" w:rsidRPr="00887067" w:rsidRDefault="00083B4D" w:rsidP="00AF647B">
      <w:pPr>
        <w:rPr>
          <w:rFonts w:ascii="Times New Roman" w:hAnsi="Times New Roman" w:cs="Times New Roman"/>
        </w:rPr>
        <w:pPrChange w:id="535" w:author="Ofelia Symes" w:date="2018-12-14T10:11:00Z">
          <w:pPr>
            <w:spacing w:line="360" w:lineRule="auto"/>
          </w:pPr>
        </w:pPrChange>
      </w:pPr>
      <w:r w:rsidRPr="00887067">
        <w:rPr>
          <w:rPrChange w:id="536" w:author="Ofelia Symes" w:date="2018-12-14T10:11:00Z">
            <w:rPr>
              <w:color w:val="434343"/>
            </w:rPr>
          </w:rPrChange>
        </w:rPr>
        <w:t>Use Case Gitte</w:t>
      </w:r>
    </w:p>
    <w:p w14:paraId="4933463F" w14:textId="77777777" w:rsidR="00083B4D" w:rsidRPr="00887067" w:rsidRDefault="00083B4D" w:rsidP="00AF647B">
      <w:pPr>
        <w:rPr>
          <w:rPrChange w:id="537" w:author="Ofelia Symes" w:date="2018-12-14T10:11:00Z">
            <w:rPr>
              <w:rFonts w:ascii="Times New Roman" w:hAnsi="Times New Roman"/>
            </w:rPr>
          </w:rPrChange>
        </w:rPr>
        <w:pPrChange w:id="538" w:author="Ofelia Symes" w:date="2018-12-14T10:11:00Z">
          <w:pPr>
            <w:spacing w:line="360" w:lineRule="auto"/>
          </w:pPr>
        </w:pPrChange>
      </w:pPr>
    </w:p>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14:paraId="36DB9E79"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AF6F" w14:textId="77777777" w:rsidR="00083B4D" w:rsidRPr="00887067" w:rsidRDefault="00083B4D" w:rsidP="00AF647B">
            <w:pPr>
              <w:rPr>
                <w:rFonts w:ascii="Times New Roman" w:hAnsi="Times New Roman" w:cs="Times New Roman"/>
              </w:rPr>
              <w:pPrChange w:id="539" w:author="Ofelia Symes" w:date="2018-12-14T10:11:00Z">
                <w:pPr>
                  <w:spacing w:line="360" w:lineRule="auto"/>
                </w:pPr>
              </w:pPrChange>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1947" w14:textId="77777777" w:rsidR="00083B4D" w:rsidRPr="00887067" w:rsidRDefault="00083B4D" w:rsidP="00AF647B">
            <w:pPr>
              <w:rPr>
                <w:rFonts w:ascii="Times New Roman" w:hAnsi="Times New Roman" w:cs="Times New Roman"/>
              </w:rPr>
              <w:pPrChange w:id="540" w:author="Ofelia Symes" w:date="2018-12-14T10:11:00Z">
                <w:pPr>
                  <w:spacing w:line="360" w:lineRule="auto"/>
                </w:pPr>
              </w:pPrChange>
            </w:pPr>
            <w:r w:rsidRPr="00887067">
              <w:t>opretProjekt</w:t>
            </w:r>
          </w:p>
        </w:tc>
      </w:tr>
      <w:tr w:rsidR="00083B4D" w:rsidRPr="00887067" w14:paraId="6FA528CC"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4E18" w14:textId="77777777" w:rsidR="00083B4D" w:rsidRPr="00887067" w:rsidRDefault="00083B4D" w:rsidP="00AF647B">
            <w:pPr>
              <w:rPr>
                <w:rFonts w:ascii="Times New Roman" w:hAnsi="Times New Roman" w:cs="Times New Roman"/>
              </w:rPr>
              <w:pPrChange w:id="541" w:author="Ofelia Symes" w:date="2018-12-14T10:11:00Z">
                <w:pPr>
                  <w:spacing w:line="360" w:lineRule="auto"/>
                </w:pPr>
              </w:pPrChange>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A2CC" w14:textId="77777777" w:rsidR="00083B4D" w:rsidRPr="00887067" w:rsidRDefault="00083B4D" w:rsidP="00AF647B">
            <w:pPr>
              <w:rPr>
                <w:rFonts w:ascii="Times New Roman" w:hAnsi="Times New Roman" w:cs="Times New Roman"/>
              </w:rPr>
              <w:pPrChange w:id="542" w:author="Ofelia Symes" w:date="2018-12-14T10:11:00Z">
                <w:pPr>
                  <w:spacing w:line="360" w:lineRule="auto"/>
                </w:pPr>
              </w:pPrChange>
            </w:pPr>
            <w:r w:rsidRPr="00887067">
              <w:t>Opretter et byggeprojekt bundet til en klient hvor man kan uddele materialer fra lagerbeholdninger</w:t>
            </w:r>
          </w:p>
        </w:tc>
      </w:tr>
      <w:tr w:rsidR="00083B4D" w:rsidRPr="00887067" w14:paraId="2B63725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1F42" w14:textId="77777777" w:rsidR="00083B4D" w:rsidRPr="00887067" w:rsidRDefault="00083B4D" w:rsidP="00AF647B">
            <w:pPr>
              <w:rPr>
                <w:rFonts w:ascii="Times New Roman" w:hAnsi="Times New Roman" w:cs="Times New Roman"/>
              </w:rPr>
              <w:pPrChange w:id="543" w:author="Ofelia Symes" w:date="2018-12-14T10:11:00Z">
                <w:pPr>
                  <w:spacing w:line="360" w:lineRule="auto"/>
                </w:pPr>
              </w:pPrChange>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F846" w14:textId="77777777" w:rsidR="00083B4D" w:rsidRPr="00887067" w:rsidRDefault="00083B4D" w:rsidP="00AF647B">
            <w:pPr>
              <w:rPr>
                <w:rFonts w:ascii="Times New Roman" w:hAnsi="Times New Roman" w:cs="Times New Roman"/>
              </w:rPr>
              <w:pPrChange w:id="544" w:author="Ofelia Symes" w:date="2018-12-14T10:11:00Z">
                <w:pPr>
                  <w:spacing w:line="360" w:lineRule="auto"/>
                </w:pPr>
              </w:pPrChange>
            </w:pPr>
            <w:r w:rsidRPr="00887067">
              <w:t>Hovedmål</w:t>
            </w:r>
          </w:p>
        </w:tc>
      </w:tr>
      <w:tr w:rsidR="00083B4D" w:rsidRPr="00887067" w14:paraId="5724284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670" w14:textId="77777777" w:rsidR="00083B4D" w:rsidRPr="00887067" w:rsidRDefault="00083B4D" w:rsidP="00AF647B">
            <w:pPr>
              <w:rPr>
                <w:rFonts w:ascii="Times New Roman" w:hAnsi="Times New Roman" w:cs="Times New Roman"/>
              </w:rPr>
              <w:pPrChange w:id="545" w:author="Ofelia Symes" w:date="2018-12-14T10:11:00Z">
                <w:pPr>
                  <w:spacing w:line="360" w:lineRule="auto"/>
                </w:pPr>
              </w:pPrChange>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ED091" w14:textId="77777777" w:rsidR="00083B4D" w:rsidRPr="00887067" w:rsidRDefault="00083B4D" w:rsidP="00AF647B">
            <w:pPr>
              <w:rPr>
                <w:rFonts w:ascii="Times New Roman" w:hAnsi="Times New Roman" w:cs="Times New Roman"/>
              </w:rPr>
              <w:pPrChange w:id="546" w:author="Ofelia Symes" w:date="2018-12-14T10:11:00Z">
                <w:pPr>
                  <w:spacing w:line="360" w:lineRule="auto"/>
                </w:pPr>
              </w:pPrChange>
            </w:pPr>
            <w:r w:rsidRPr="00887067">
              <w:t>Admin/bruger</w:t>
            </w:r>
          </w:p>
        </w:tc>
      </w:tr>
      <w:tr w:rsidR="00083B4D" w:rsidRPr="00887067" w14:paraId="341CBC5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6729" w14:textId="77777777" w:rsidR="00083B4D" w:rsidRPr="00887067" w:rsidRDefault="00083B4D" w:rsidP="00AF647B">
            <w:pPr>
              <w:rPr>
                <w:rFonts w:ascii="Times New Roman" w:hAnsi="Times New Roman" w:cs="Times New Roman"/>
              </w:rPr>
              <w:pPrChange w:id="547" w:author="Ofelia Symes" w:date="2018-12-14T10:11:00Z">
                <w:pPr>
                  <w:spacing w:line="360" w:lineRule="auto"/>
                </w:pPr>
              </w:pPrChange>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5B0C" w14:textId="77777777" w:rsidR="00083B4D" w:rsidRPr="00887067" w:rsidRDefault="00083B4D" w:rsidP="00AF647B">
            <w:pPr>
              <w:rPr>
                <w:rFonts w:ascii="Times New Roman" w:hAnsi="Times New Roman" w:cs="Times New Roman"/>
              </w:rPr>
              <w:pPrChange w:id="548" w:author="Ofelia Symes" w:date="2018-12-14T10:11:00Z">
                <w:pPr>
                  <w:spacing w:line="360" w:lineRule="auto"/>
                </w:pPr>
              </w:pPrChange>
            </w:pPr>
            <w:r w:rsidRPr="00887067">
              <w:t>Brugere</w:t>
            </w:r>
          </w:p>
        </w:tc>
      </w:tr>
      <w:tr w:rsidR="00083B4D" w:rsidRPr="00887067" w14:paraId="3EA760DC"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4AEA" w14:textId="77777777" w:rsidR="00083B4D" w:rsidRPr="00887067" w:rsidRDefault="00083B4D" w:rsidP="00AF647B">
            <w:pPr>
              <w:rPr>
                <w:rFonts w:ascii="Times New Roman" w:hAnsi="Times New Roman" w:cs="Times New Roman"/>
              </w:rPr>
              <w:pPrChange w:id="549" w:author="Ofelia Symes" w:date="2018-12-14T10:11:00Z">
                <w:pPr>
                  <w:spacing w:line="360" w:lineRule="auto"/>
                </w:pPr>
              </w:pPrChange>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C488" w14:textId="77777777" w:rsidR="00083B4D" w:rsidRPr="00887067" w:rsidRDefault="00083B4D" w:rsidP="00AF647B">
            <w:pPr>
              <w:rPr>
                <w:rFonts w:ascii="Times New Roman" w:hAnsi="Times New Roman" w:cs="Times New Roman"/>
              </w:rPr>
              <w:pPrChange w:id="550" w:author="Ofelia Symes" w:date="2018-12-14T10:11:00Z">
                <w:pPr>
                  <w:spacing w:line="360" w:lineRule="auto"/>
                </w:pPr>
              </w:pPrChange>
            </w:pPr>
            <w:r w:rsidRPr="00887067">
              <w:t>Materialer oprettet I systemet. Mængde af materialer stor nok til projekt.</w:t>
            </w:r>
          </w:p>
        </w:tc>
      </w:tr>
      <w:tr w:rsidR="00083B4D" w:rsidRPr="00887067" w14:paraId="0A0C78E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AE64" w14:textId="77777777" w:rsidR="00083B4D" w:rsidRPr="00887067" w:rsidRDefault="00083B4D" w:rsidP="00AF647B">
            <w:pPr>
              <w:rPr>
                <w:rFonts w:ascii="Times New Roman" w:hAnsi="Times New Roman" w:cs="Times New Roman"/>
              </w:rPr>
              <w:pPrChange w:id="551" w:author="Ofelia Symes" w:date="2018-12-14T10:11:00Z">
                <w:pPr>
                  <w:spacing w:line="360" w:lineRule="auto"/>
                </w:pPr>
              </w:pPrChange>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FD55" w14:textId="77777777" w:rsidR="00083B4D" w:rsidRPr="00887067" w:rsidRDefault="00083B4D" w:rsidP="00AF647B">
            <w:pPr>
              <w:rPr>
                <w:rFonts w:ascii="Times New Roman" w:hAnsi="Times New Roman" w:cs="Times New Roman"/>
              </w:rPr>
              <w:pPrChange w:id="552" w:author="Ofelia Symes" w:date="2018-12-14T10:11:00Z">
                <w:pPr>
                  <w:spacing w:line="360" w:lineRule="auto"/>
                </w:pPr>
              </w:pPrChange>
            </w:pPr>
            <w:r w:rsidRPr="00887067">
              <w:t>Materialer tildelt til projekt. Projekt givet en slutdato.</w:t>
            </w:r>
          </w:p>
        </w:tc>
      </w:tr>
      <w:tr w:rsidR="00083B4D" w:rsidRPr="00887067" w14:paraId="0908B32A" w14:textId="7777777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F349" w14:textId="77777777" w:rsidR="00083B4D" w:rsidRPr="00887067" w:rsidRDefault="00083B4D" w:rsidP="00AF647B">
            <w:pPr>
              <w:rPr>
                <w:rFonts w:ascii="Times New Roman" w:hAnsi="Times New Roman" w:cs="Times New Roman"/>
              </w:rPr>
              <w:pPrChange w:id="553" w:author="Ofelia Symes" w:date="2018-12-14T10:11:00Z">
                <w:pPr>
                  <w:spacing w:line="360" w:lineRule="auto"/>
                </w:pPr>
              </w:pPrChange>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0084B" w14:textId="77777777" w:rsidR="00083B4D" w:rsidRPr="00887067" w:rsidRDefault="00083B4D" w:rsidP="00AF647B">
            <w:pPr>
              <w:rPr>
                <w:rFonts w:ascii="Times New Roman" w:hAnsi="Times New Roman" w:cs="Times New Roman"/>
              </w:rPr>
              <w:pPrChange w:id="554" w:author="Ofelia Symes" w:date="2018-12-14T10:11:00Z">
                <w:pPr>
                  <w:spacing w:line="360" w:lineRule="auto"/>
                </w:pPr>
              </w:pPrChange>
            </w:pPr>
            <w:r w:rsidRPr="00887067">
              <w:t>1.  </w:t>
            </w:r>
            <w:r w:rsidRPr="00887067">
              <w:tab/>
              <w:t>Navngiv projekt</w:t>
            </w:r>
          </w:p>
          <w:p w14:paraId="04BAF7BF" w14:textId="77777777" w:rsidR="00083B4D" w:rsidRPr="00887067" w:rsidRDefault="00083B4D" w:rsidP="00AF647B">
            <w:pPr>
              <w:rPr>
                <w:rFonts w:ascii="Times New Roman" w:hAnsi="Times New Roman" w:cs="Times New Roman"/>
              </w:rPr>
              <w:pPrChange w:id="555" w:author="Ofelia Symes" w:date="2018-12-14T10:11:00Z">
                <w:pPr>
                  <w:spacing w:line="360" w:lineRule="auto"/>
                </w:pPr>
              </w:pPrChange>
            </w:pPr>
            <w:r w:rsidRPr="00887067">
              <w:t>2.  </w:t>
            </w:r>
            <w:r w:rsidRPr="00887067">
              <w:tab/>
              <w:t>Angiv adresse for projekt</w:t>
            </w:r>
          </w:p>
          <w:p w14:paraId="13BF0D57" w14:textId="77777777" w:rsidR="00083B4D" w:rsidRPr="00887067" w:rsidRDefault="00083B4D" w:rsidP="00AF647B">
            <w:pPr>
              <w:rPr>
                <w:rFonts w:ascii="Times New Roman" w:hAnsi="Times New Roman" w:cs="Times New Roman"/>
              </w:rPr>
              <w:pPrChange w:id="556" w:author="Ofelia Symes" w:date="2018-12-14T10:11:00Z">
                <w:pPr>
                  <w:spacing w:line="360" w:lineRule="auto"/>
                </w:pPr>
              </w:pPrChange>
            </w:pPr>
            <w:r w:rsidRPr="00887067">
              <w:t>3.      Tildel korrekt mængde af materialer til projekt, så de ikke kan tildeles andre projekter</w:t>
            </w:r>
          </w:p>
          <w:p w14:paraId="236F89DD" w14:textId="77777777" w:rsidR="00083B4D" w:rsidRPr="00887067" w:rsidRDefault="00083B4D" w:rsidP="00AF647B">
            <w:pPr>
              <w:rPr>
                <w:rFonts w:ascii="Times New Roman" w:hAnsi="Times New Roman" w:cs="Times New Roman"/>
              </w:rPr>
              <w:pPrChange w:id="557" w:author="Ofelia Symes" w:date="2018-12-14T10:11:00Z">
                <w:pPr>
                  <w:spacing w:line="360" w:lineRule="auto"/>
                </w:pPr>
              </w:pPrChange>
            </w:pPr>
            <w:r w:rsidRPr="00887067">
              <w:t>4.      Angiv dato for projekts afslutning</w:t>
            </w:r>
          </w:p>
        </w:tc>
      </w:tr>
      <w:tr w:rsidR="00083B4D" w:rsidRPr="00887067" w14:paraId="326A4F06" w14:textId="7777777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F780" w14:textId="77777777" w:rsidR="00083B4D" w:rsidRPr="00887067" w:rsidRDefault="00083B4D" w:rsidP="00AF647B">
            <w:pPr>
              <w:rPr>
                <w:rFonts w:ascii="Times New Roman" w:hAnsi="Times New Roman" w:cs="Times New Roman"/>
              </w:rPr>
              <w:pPrChange w:id="558" w:author="Ofelia Symes" w:date="2018-12-14T10:11:00Z">
                <w:pPr>
                  <w:spacing w:line="360" w:lineRule="auto"/>
                </w:pPr>
              </w:pPrChange>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A78A" w14:textId="77777777" w:rsidR="00083B4D" w:rsidRPr="00887067" w:rsidRDefault="00083B4D" w:rsidP="00AF647B">
            <w:pPr>
              <w:rPr>
                <w:rFonts w:ascii="Times New Roman" w:hAnsi="Times New Roman" w:cs="Times New Roman"/>
              </w:rPr>
              <w:pPrChange w:id="559" w:author="Ofelia Symes" w:date="2018-12-14T10:11:00Z">
                <w:pPr>
                  <w:spacing w:line="360" w:lineRule="auto"/>
                </w:pPr>
              </w:pPrChange>
            </w:pPr>
            <w:r w:rsidRPr="00887067">
              <w:t>1.  </w:t>
            </w:r>
            <w:r w:rsidRPr="00887067">
              <w:tab/>
              <w:t>Navngiv projekt</w:t>
            </w:r>
          </w:p>
          <w:p w14:paraId="01D44243" w14:textId="77777777" w:rsidR="00083B4D" w:rsidRPr="00887067" w:rsidRDefault="00083B4D" w:rsidP="00AF647B">
            <w:pPr>
              <w:rPr>
                <w:rFonts w:ascii="Times New Roman" w:hAnsi="Times New Roman" w:cs="Times New Roman"/>
              </w:rPr>
              <w:pPrChange w:id="560" w:author="Ofelia Symes" w:date="2018-12-14T10:11:00Z">
                <w:pPr>
                  <w:spacing w:line="360" w:lineRule="auto"/>
                </w:pPr>
              </w:pPrChange>
            </w:pPr>
            <w:r w:rsidRPr="00887067">
              <w:t>2.  </w:t>
            </w:r>
            <w:r w:rsidRPr="00887067">
              <w:tab/>
              <w:t>Angiv adresse for projekt</w:t>
            </w:r>
          </w:p>
          <w:p w14:paraId="46FEB1BF" w14:textId="77777777" w:rsidR="00083B4D" w:rsidRPr="00887067" w:rsidRDefault="00083B4D" w:rsidP="00AF647B">
            <w:pPr>
              <w:rPr>
                <w:rFonts w:ascii="Times New Roman" w:hAnsi="Times New Roman" w:cs="Times New Roman"/>
              </w:rPr>
              <w:pPrChange w:id="561" w:author="Ofelia Symes" w:date="2018-12-14T10:11:00Z">
                <w:pPr>
                  <w:spacing w:line="360" w:lineRule="auto"/>
                </w:pPr>
              </w:pPrChange>
            </w:pPr>
            <w:r w:rsidRPr="00887067">
              <w:t>a)      Projekt allerede i gang på addresse</w:t>
            </w:r>
          </w:p>
          <w:p w14:paraId="33F5C914" w14:textId="77777777" w:rsidR="00083B4D" w:rsidRPr="00887067" w:rsidRDefault="00083B4D" w:rsidP="00AF647B">
            <w:pPr>
              <w:rPr>
                <w:rFonts w:ascii="Times New Roman" w:hAnsi="Times New Roman" w:cs="Times New Roman"/>
              </w:rPr>
              <w:pPrChange w:id="562" w:author="Ofelia Symes" w:date="2018-12-14T10:11:00Z">
                <w:pPr>
                  <w:spacing w:line="360" w:lineRule="auto"/>
                </w:pPr>
              </w:pPrChange>
            </w:pPr>
            <w:r w:rsidRPr="00887067">
              <w:t>3.      Tildel korrekt mængde af materialer til projekt, så de ikke kan tildeles andre projekter</w:t>
            </w:r>
          </w:p>
          <w:p w14:paraId="772FC2D4" w14:textId="77777777" w:rsidR="00083B4D" w:rsidRPr="00887067" w:rsidRDefault="00083B4D" w:rsidP="00AF647B">
            <w:pPr>
              <w:rPr>
                <w:rFonts w:ascii="Times New Roman" w:hAnsi="Times New Roman" w:cs="Times New Roman"/>
              </w:rPr>
              <w:pPrChange w:id="563" w:author="Ofelia Symes" w:date="2018-12-14T10:11:00Z">
                <w:pPr>
                  <w:spacing w:line="360" w:lineRule="auto"/>
                </w:pPr>
              </w:pPrChange>
            </w:pPr>
            <w:r w:rsidRPr="00887067">
              <w:t>a)      Manglende mængde af produkter</w:t>
            </w:r>
          </w:p>
          <w:p w14:paraId="7E52328D" w14:textId="77777777" w:rsidR="00083B4D" w:rsidRPr="00887067" w:rsidRDefault="00083B4D" w:rsidP="00AF647B">
            <w:pPr>
              <w:rPr>
                <w:rFonts w:ascii="Times New Roman" w:hAnsi="Times New Roman" w:cs="Times New Roman"/>
              </w:rPr>
              <w:pPrChange w:id="564" w:author="Ofelia Symes" w:date="2018-12-14T10:11:00Z">
                <w:pPr>
                  <w:spacing w:line="360" w:lineRule="auto"/>
                </w:pPr>
              </w:pPrChange>
            </w:pPr>
            <w:r w:rsidRPr="00887067">
              <w:t>4.      Angiv dato for projekts afslutning</w:t>
            </w:r>
          </w:p>
        </w:tc>
      </w:tr>
      <w:tr w:rsidR="00083B4D" w:rsidRPr="00887067" w14:paraId="309A505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6023" w14:textId="77777777" w:rsidR="00083B4D" w:rsidRPr="00887067" w:rsidRDefault="00083B4D" w:rsidP="00AF647B">
            <w:pPr>
              <w:rPr>
                <w:rFonts w:ascii="Times New Roman" w:hAnsi="Times New Roman" w:cs="Times New Roman"/>
              </w:rPr>
              <w:pPrChange w:id="565" w:author="Ofelia Symes" w:date="2018-12-14T10:11:00Z">
                <w:pPr>
                  <w:spacing w:line="360" w:lineRule="auto"/>
                </w:pPr>
              </w:pPrChange>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F913" w14:textId="77777777" w:rsidR="00083B4D" w:rsidRPr="00887067" w:rsidRDefault="00083B4D" w:rsidP="00AF647B">
            <w:pPr>
              <w:rPr>
                <w:rFonts w:ascii="Times New Roman" w:hAnsi="Times New Roman" w:cs="Times New Roman"/>
              </w:rPr>
              <w:pPrChange w:id="566" w:author="Ofelia Symes" w:date="2018-12-14T10:11:00Z">
                <w:pPr>
                  <w:spacing w:line="360" w:lineRule="auto"/>
                </w:pPr>
              </w:pPrChange>
            </w:pPr>
            <w:r w:rsidRPr="00887067">
              <w:t>Related non-functional requirements.</w:t>
            </w:r>
          </w:p>
        </w:tc>
      </w:tr>
      <w:tr w:rsidR="00083B4D" w:rsidRPr="00887067" w14:paraId="4BAEAA1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6FAD" w14:textId="77777777" w:rsidR="00083B4D" w:rsidRPr="00896D8F" w:rsidRDefault="00083B4D" w:rsidP="00AF647B">
            <w:pPr>
              <w:rPr>
                <w:rFonts w:ascii="Times New Roman" w:hAnsi="Times New Roman"/>
                <w:lang w:val="en-US"/>
                <w:rPrChange w:id="567" w:author="Gitte Sevel Bilenberg" w:date="2018-12-14T10:11:00Z">
                  <w:rPr>
                    <w:rFonts w:ascii="Times New Roman" w:hAnsi="Times New Roman" w:cs="Times New Roman"/>
                  </w:rPr>
                </w:rPrChange>
              </w:rPr>
              <w:pPrChange w:id="568" w:author="Ofelia Symes" w:date="2018-12-14T10:11:00Z">
                <w:pPr>
                  <w:spacing w:line="360" w:lineRule="auto"/>
                </w:pPr>
              </w:pPrChange>
            </w:pPr>
            <w:r w:rsidRPr="00896D8F">
              <w:rPr>
                <w:lang w:val="en-US"/>
                <w:rPrChange w:id="569" w:author="Gitte Sevel Bilenberg" w:date="2018-12-14T10:11:00Z">
                  <w:rPr/>
                </w:rPrChange>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17AA" w14:textId="77777777" w:rsidR="00083B4D" w:rsidRPr="00887067" w:rsidRDefault="00083B4D" w:rsidP="00AF647B">
            <w:pPr>
              <w:rPr>
                <w:rFonts w:ascii="Times New Roman" w:hAnsi="Times New Roman" w:cs="Times New Roman"/>
              </w:rPr>
              <w:pPrChange w:id="570" w:author="Ofelia Symes" w:date="2018-12-14T10:11:00Z">
                <w:pPr>
                  <w:spacing w:line="360" w:lineRule="auto"/>
                </w:pPr>
              </w:pPrChange>
            </w:pPr>
            <w:r w:rsidRPr="00887067">
              <w:t>PC + mobil</w:t>
            </w:r>
          </w:p>
        </w:tc>
      </w:tr>
      <w:tr w:rsidR="00083B4D" w:rsidRPr="00887067" w14:paraId="1736606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7D04" w14:textId="77777777" w:rsidR="00083B4D" w:rsidRPr="00887067" w:rsidRDefault="00083B4D" w:rsidP="00AF647B">
            <w:pPr>
              <w:rPr>
                <w:rFonts w:ascii="Times New Roman" w:hAnsi="Times New Roman" w:cs="Times New Roman"/>
              </w:rPr>
              <w:pPrChange w:id="571" w:author="Ofelia Symes" w:date="2018-12-14T10:11:00Z">
                <w:pPr>
                  <w:spacing w:line="360" w:lineRule="auto"/>
                </w:pPr>
              </w:pPrChange>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C691" w14:textId="77777777" w:rsidR="00083B4D" w:rsidRPr="00887067" w:rsidRDefault="00083B4D" w:rsidP="00AF647B">
            <w:pPr>
              <w:rPr>
                <w:rFonts w:ascii="Times New Roman" w:hAnsi="Times New Roman" w:cs="Times New Roman"/>
              </w:rPr>
              <w:pPrChange w:id="572" w:author="Ofelia Symes" w:date="2018-12-14T10:11:00Z">
                <w:pPr>
                  <w:spacing w:line="360" w:lineRule="auto"/>
                </w:pPr>
              </w:pPrChange>
            </w:pPr>
            <w:r w:rsidRPr="00887067">
              <w:t>Varierende</w:t>
            </w:r>
          </w:p>
        </w:tc>
      </w:tr>
      <w:tr w:rsidR="00083B4D" w:rsidRPr="00887067" w14:paraId="465E5BE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DEE79" w14:textId="77777777" w:rsidR="00083B4D" w:rsidRPr="00887067" w:rsidRDefault="00083B4D" w:rsidP="00AF647B">
            <w:pPr>
              <w:rPr>
                <w:rFonts w:ascii="Times New Roman" w:hAnsi="Times New Roman" w:cs="Times New Roman"/>
              </w:rPr>
              <w:pPrChange w:id="573" w:author="Ofelia Symes" w:date="2018-12-14T10:11:00Z">
                <w:pPr>
                  <w:spacing w:line="360" w:lineRule="auto"/>
                </w:pPr>
              </w:pPrChange>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4643" w14:textId="77777777" w:rsidR="00083B4D" w:rsidRPr="00887067" w:rsidRDefault="00083B4D" w:rsidP="00AF647B">
            <w:pPr>
              <w:rPr>
                <w:rFonts w:ascii="Times New Roman" w:hAnsi="Times New Roman" w:cs="Times New Roman"/>
              </w:rPr>
              <w:pPrChange w:id="574" w:author="Ofelia Symes" w:date="2018-12-14T10:11:00Z">
                <w:pPr>
                  <w:spacing w:line="360" w:lineRule="auto"/>
                </w:pPr>
              </w:pPrChange>
            </w:pPr>
            <w:r w:rsidRPr="00887067">
              <w:t>Such as open issues.</w:t>
            </w:r>
          </w:p>
        </w:tc>
      </w:tr>
    </w:tbl>
    <w:p w14:paraId="2CF92F92" w14:textId="77777777" w:rsidR="00083B4D" w:rsidRPr="00887067" w:rsidRDefault="00083B4D" w:rsidP="00AF647B">
      <w:pPr>
        <w:rPr>
          <w:rPrChange w:id="575" w:author="Ofelia Symes" w:date="2018-12-14T10:11:00Z">
            <w:rPr>
              <w:rFonts w:ascii="Times New Roman" w:hAnsi="Times New Roman"/>
            </w:rPr>
          </w:rPrChange>
        </w:rPr>
        <w:pPrChange w:id="576" w:author="Ofelia Symes" w:date="2018-12-14T10:11:00Z">
          <w:pPr>
            <w:spacing w:line="360" w:lineRule="auto"/>
          </w:pPr>
        </w:pPrChange>
      </w:pPr>
    </w:p>
    <w:p w14:paraId="6EA2CEC6" w14:textId="77777777" w:rsidR="00083B4D" w:rsidRPr="00887067" w:rsidRDefault="00083B4D" w:rsidP="00AF647B">
      <w:pPr>
        <w:rPr>
          <w:rFonts w:ascii="Times New Roman" w:hAnsi="Times New Roman" w:cs="Times New Roman"/>
        </w:rPr>
        <w:pPrChange w:id="577" w:author="Ofelia Symes" w:date="2018-12-14T10:11:00Z">
          <w:pPr>
            <w:spacing w:line="360" w:lineRule="auto"/>
          </w:pPr>
        </w:pPrChange>
      </w:pPr>
      <w:r w:rsidRPr="00887067">
        <w:rPr>
          <w:rPrChange w:id="578" w:author="Ofelia Symes" w:date="2018-12-14T10:11:00Z">
            <w:rPr>
              <w:color w:val="434343"/>
            </w:rPr>
          </w:rPrChange>
        </w:rPr>
        <w:t>Use Case Gitte</w:t>
      </w:r>
    </w:p>
    <w:p w14:paraId="76E380DB" w14:textId="77777777" w:rsidR="00083B4D" w:rsidRPr="00887067" w:rsidRDefault="00083B4D" w:rsidP="00AF647B">
      <w:pPr>
        <w:rPr>
          <w:rPrChange w:id="579" w:author="Ofelia Symes" w:date="2018-12-14T10:11:00Z">
            <w:rPr>
              <w:rFonts w:ascii="Times New Roman" w:hAnsi="Times New Roman"/>
            </w:rPr>
          </w:rPrChange>
        </w:rPr>
        <w:pPrChange w:id="580" w:author="Ofelia Symes" w:date="2018-12-14T10:11:00Z">
          <w:pPr>
            <w:spacing w:line="360" w:lineRule="auto"/>
          </w:pPr>
        </w:pPrChange>
      </w:pP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Change w:id="581">
          <w:tblGrid>
            <w:gridCol w:w="2955"/>
            <w:gridCol w:w="6663"/>
          </w:tblGrid>
        </w:tblGridChange>
      </w:tblGrid>
      <w:tr w:rsidR="00083B4D" w:rsidRPr="00887067" w14:paraId="64CDB67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4660" w14:textId="77777777" w:rsidR="00083B4D" w:rsidRPr="00887067" w:rsidRDefault="00083B4D" w:rsidP="00AF647B">
            <w:pPr>
              <w:rPr>
                <w:rFonts w:ascii="Times New Roman" w:hAnsi="Times New Roman" w:cs="Times New Roman"/>
              </w:rPr>
              <w:pPrChange w:id="582" w:author="Ofelia Symes" w:date="2018-12-14T10:11:00Z">
                <w:pPr>
                  <w:spacing w:line="360" w:lineRule="auto"/>
                </w:pPr>
              </w:pPrChange>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8B3F" w14:textId="77777777" w:rsidR="00083B4D" w:rsidRPr="00887067" w:rsidRDefault="00083B4D" w:rsidP="00AF647B">
            <w:pPr>
              <w:rPr>
                <w:rFonts w:ascii="Times New Roman" w:hAnsi="Times New Roman" w:cs="Times New Roman"/>
              </w:rPr>
              <w:pPrChange w:id="583" w:author="Ofelia Symes" w:date="2018-12-14T10:11:00Z">
                <w:pPr>
                  <w:spacing w:line="360" w:lineRule="auto"/>
                </w:pPr>
              </w:pPrChange>
            </w:pPr>
            <w:r w:rsidRPr="00887067">
              <w:t>ÆndreVare</w:t>
            </w:r>
          </w:p>
        </w:tc>
      </w:tr>
      <w:tr w:rsidR="00083B4D" w:rsidRPr="00887067" w14:paraId="407CF81F"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DF77B" w14:textId="77777777" w:rsidR="00083B4D" w:rsidRPr="00887067" w:rsidRDefault="00083B4D" w:rsidP="00AF647B">
            <w:pPr>
              <w:rPr>
                <w:rFonts w:ascii="Times New Roman" w:hAnsi="Times New Roman" w:cs="Times New Roman"/>
              </w:rPr>
              <w:pPrChange w:id="584" w:author="Ofelia Symes" w:date="2018-12-14T10:11:00Z">
                <w:pPr>
                  <w:spacing w:line="360" w:lineRule="auto"/>
                </w:pPr>
              </w:pPrChange>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F403" w14:textId="77777777" w:rsidR="00083B4D" w:rsidRPr="00887067" w:rsidRDefault="00083B4D" w:rsidP="00AF647B">
            <w:pPr>
              <w:rPr>
                <w:rFonts w:ascii="Times New Roman" w:hAnsi="Times New Roman" w:cs="Times New Roman"/>
              </w:rPr>
              <w:pPrChange w:id="585" w:author="Ofelia Symes" w:date="2018-12-14T10:11:00Z">
                <w:pPr>
                  <w:spacing w:line="360" w:lineRule="auto"/>
                </w:pPr>
              </w:pPrChange>
            </w:pPr>
            <w:r w:rsidRPr="00887067">
              <w:t>Tilføje / eller slette en  vare i databasen og beholdning</w:t>
            </w:r>
          </w:p>
        </w:tc>
      </w:tr>
      <w:tr w:rsidR="00083B4D" w:rsidRPr="00887067" w14:paraId="2D9FF3B7"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9FB8" w14:textId="77777777" w:rsidR="00083B4D" w:rsidRPr="00887067" w:rsidRDefault="00083B4D" w:rsidP="00AF647B">
            <w:pPr>
              <w:rPr>
                <w:rFonts w:ascii="Times New Roman" w:hAnsi="Times New Roman" w:cs="Times New Roman"/>
              </w:rPr>
              <w:pPrChange w:id="586" w:author="Ofelia Symes" w:date="2018-12-14T10:11:00Z">
                <w:pPr>
                  <w:spacing w:line="360" w:lineRule="auto"/>
                </w:pPr>
              </w:pPrChange>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233E" w14:textId="77777777" w:rsidR="00083B4D" w:rsidRPr="00887067" w:rsidRDefault="00083B4D" w:rsidP="00AF647B">
            <w:pPr>
              <w:rPr>
                <w:rFonts w:ascii="Times New Roman" w:hAnsi="Times New Roman" w:cs="Times New Roman"/>
              </w:rPr>
              <w:pPrChange w:id="587" w:author="Ofelia Symes" w:date="2018-12-14T10:11:00Z">
                <w:pPr>
                  <w:spacing w:line="360" w:lineRule="auto"/>
                </w:pPr>
              </w:pPrChange>
            </w:pPr>
            <w:r w:rsidRPr="00887067">
              <w:t>Hovedmål</w:t>
            </w:r>
          </w:p>
        </w:tc>
      </w:tr>
      <w:tr w:rsidR="00083B4D" w:rsidRPr="00887067" w14:paraId="7735FE76"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866C" w14:textId="77777777" w:rsidR="00083B4D" w:rsidRPr="00887067" w:rsidRDefault="00083B4D" w:rsidP="00AF647B">
            <w:pPr>
              <w:rPr>
                <w:rFonts w:ascii="Times New Roman" w:hAnsi="Times New Roman" w:cs="Times New Roman"/>
              </w:rPr>
              <w:pPrChange w:id="588" w:author="Ofelia Symes" w:date="2018-12-14T10:11:00Z">
                <w:pPr>
                  <w:spacing w:line="360" w:lineRule="auto"/>
                </w:pPr>
              </w:pPrChange>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E05C" w14:textId="77777777" w:rsidR="00083B4D" w:rsidRPr="00887067" w:rsidRDefault="00083B4D" w:rsidP="00AF647B">
            <w:pPr>
              <w:rPr>
                <w:rFonts w:ascii="Times New Roman" w:hAnsi="Times New Roman" w:cs="Times New Roman"/>
              </w:rPr>
              <w:pPrChange w:id="589" w:author="Ofelia Symes" w:date="2018-12-14T10:11:00Z">
                <w:pPr>
                  <w:spacing w:line="360" w:lineRule="auto"/>
                </w:pPr>
              </w:pPrChange>
            </w:pPr>
            <w:r w:rsidRPr="00887067">
              <w:t>Admin     </w:t>
            </w:r>
            <w:r w:rsidRPr="00887067">
              <w:tab/>
            </w:r>
          </w:p>
        </w:tc>
      </w:tr>
      <w:tr w:rsidR="00083B4D" w:rsidRPr="00887067" w14:paraId="5DF256B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FB49" w14:textId="77777777" w:rsidR="00083B4D" w:rsidRPr="00887067" w:rsidRDefault="00083B4D" w:rsidP="00AF647B">
            <w:pPr>
              <w:rPr>
                <w:rFonts w:ascii="Times New Roman" w:hAnsi="Times New Roman" w:cs="Times New Roman"/>
              </w:rPr>
              <w:pPrChange w:id="590" w:author="Ofelia Symes" w:date="2018-12-14T10:11:00Z">
                <w:pPr>
                  <w:spacing w:line="360" w:lineRule="auto"/>
                </w:pPr>
              </w:pPrChange>
            </w:pPr>
            <w:r w:rsidRPr="00887067">
              <w:lastRenderedPageBreak/>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81AA0" w14:textId="77777777" w:rsidR="00083B4D" w:rsidRPr="00887067" w:rsidRDefault="00083B4D" w:rsidP="00AF647B">
            <w:pPr>
              <w:rPr>
                <w:rFonts w:ascii="Times New Roman" w:hAnsi="Times New Roman" w:cs="Times New Roman"/>
              </w:rPr>
              <w:pPrChange w:id="591" w:author="Ofelia Symes" w:date="2018-12-14T10:11:00Z">
                <w:pPr>
                  <w:spacing w:line="360" w:lineRule="auto"/>
                </w:pPr>
              </w:pPrChange>
            </w:pPr>
            <w:r w:rsidRPr="00887067">
              <w:t>Admin &amp; medarbejdere</w:t>
            </w:r>
          </w:p>
        </w:tc>
      </w:tr>
      <w:tr w:rsidR="00083B4D" w:rsidRPr="00887067" w14:paraId="023328B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C982" w14:textId="77777777" w:rsidR="00083B4D" w:rsidRPr="00887067" w:rsidRDefault="00083B4D" w:rsidP="00AF647B">
            <w:pPr>
              <w:rPr>
                <w:rFonts w:ascii="Times New Roman" w:hAnsi="Times New Roman" w:cs="Times New Roman"/>
              </w:rPr>
              <w:pPrChange w:id="592" w:author="Ofelia Symes" w:date="2018-12-14T10:11:00Z">
                <w:pPr>
                  <w:spacing w:line="360" w:lineRule="auto"/>
                </w:pPr>
              </w:pPrChange>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D5E2F" w14:textId="77777777" w:rsidR="00083B4D" w:rsidRPr="00887067" w:rsidRDefault="00083B4D" w:rsidP="00AF647B">
            <w:pPr>
              <w:rPr>
                <w:rFonts w:ascii="Times New Roman" w:hAnsi="Times New Roman" w:cs="Times New Roman"/>
              </w:rPr>
              <w:pPrChange w:id="593" w:author="Ofelia Symes" w:date="2018-12-14T10:11:00Z">
                <w:pPr>
                  <w:spacing w:line="360" w:lineRule="auto"/>
                </w:pPr>
              </w:pPrChange>
            </w:pPr>
            <w:r w:rsidRPr="00887067">
              <w:t>Logget på med admin rettigheder</w:t>
            </w:r>
          </w:p>
        </w:tc>
      </w:tr>
      <w:tr w:rsidR="00083B4D" w:rsidRPr="00887067" w14:paraId="477C73D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9148" w14:textId="77777777" w:rsidR="00083B4D" w:rsidRPr="00887067" w:rsidRDefault="00083B4D" w:rsidP="00AF647B">
            <w:pPr>
              <w:rPr>
                <w:rFonts w:ascii="Times New Roman" w:hAnsi="Times New Roman" w:cs="Times New Roman"/>
              </w:rPr>
              <w:pPrChange w:id="594" w:author="Ofelia Symes" w:date="2018-12-14T10:11:00Z">
                <w:pPr>
                  <w:spacing w:line="360" w:lineRule="auto"/>
                </w:pPr>
              </w:pPrChange>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60F5" w14:textId="77777777" w:rsidR="00083B4D" w:rsidRPr="00887067" w:rsidRDefault="00083B4D" w:rsidP="00AF647B">
            <w:pPr>
              <w:rPr>
                <w:rFonts w:ascii="Times New Roman" w:hAnsi="Times New Roman" w:cs="Times New Roman"/>
              </w:rPr>
              <w:pPrChange w:id="595" w:author="Ofelia Symes" w:date="2018-12-14T10:11:00Z">
                <w:pPr>
                  <w:spacing w:line="360" w:lineRule="auto"/>
                </w:pPr>
              </w:pPrChange>
            </w:pPr>
            <w:r w:rsidRPr="00887067">
              <w:t>Sletning af produkt,  ændring af antal i databasen</w:t>
            </w:r>
          </w:p>
        </w:tc>
      </w:tr>
      <w:tr w:rsidR="00083B4D" w:rsidRPr="00887067" w14:paraId="2681A12A" w14:textId="7777777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DAF9" w14:textId="77777777" w:rsidR="00083B4D" w:rsidRPr="00887067" w:rsidRDefault="00083B4D" w:rsidP="00AF647B">
            <w:pPr>
              <w:rPr>
                <w:rFonts w:ascii="Times New Roman" w:hAnsi="Times New Roman" w:cs="Times New Roman"/>
              </w:rPr>
              <w:pPrChange w:id="596" w:author="Ofelia Symes" w:date="2018-12-14T10:11:00Z">
                <w:pPr>
                  <w:spacing w:line="360" w:lineRule="auto"/>
                </w:pPr>
              </w:pPrChange>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2A17" w14:textId="77777777" w:rsidR="00083B4D" w:rsidRPr="00887067" w:rsidRDefault="00083B4D" w:rsidP="00AF647B">
            <w:pPr>
              <w:rPr>
                <w:rFonts w:ascii="Times New Roman" w:hAnsi="Times New Roman" w:cs="Times New Roman"/>
              </w:rPr>
              <w:pPrChange w:id="597" w:author="Ofelia Symes" w:date="2018-12-14T10:11:00Z">
                <w:pPr>
                  <w:spacing w:line="360" w:lineRule="auto"/>
                </w:pPr>
              </w:pPrChange>
            </w:pPr>
            <w:r w:rsidRPr="00887067">
              <w:t>1.      Åbn ”Ændre vare” menu</w:t>
            </w:r>
          </w:p>
          <w:p w14:paraId="19B8B7EF" w14:textId="77777777" w:rsidR="00083B4D" w:rsidRPr="00887067" w:rsidRDefault="00083B4D" w:rsidP="00AF647B">
            <w:pPr>
              <w:rPr>
                <w:rFonts w:ascii="Times New Roman" w:hAnsi="Times New Roman" w:cs="Times New Roman"/>
              </w:rPr>
              <w:pPrChange w:id="598" w:author="Ofelia Symes" w:date="2018-12-14T10:11:00Z">
                <w:pPr>
                  <w:spacing w:line="360" w:lineRule="auto"/>
                </w:pPr>
              </w:pPrChange>
            </w:pPr>
            <w:r w:rsidRPr="00887067">
              <w:t>2.      Skriv navn på produktet</w:t>
            </w:r>
          </w:p>
          <w:p w14:paraId="5E74FDCD" w14:textId="77777777" w:rsidR="00083B4D" w:rsidRPr="00887067" w:rsidRDefault="00083B4D" w:rsidP="00AF647B">
            <w:pPr>
              <w:rPr>
                <w:rFonts w:ascii="Times New Roman" w:hAnsi="Times New Roman" w:cs="Times New Roman"/>
              </w:rPr>
              <w:pPrChange w:id="599" w:author="Ofelia Symes" w:date="2018-12-14T10:11:00Z">
                <w:pPr>
                  <w:spacing w:line="360" w:lineRule="auto"/>
                </w:pPr>
              </w:pPrChange>
            </w:pPr>
            <w:r w:rsidRPr="00887067">
              <w:t>3.      Vælg type/kategori og evt. underkategorier</w:t>
            </w:r>
          </w:p>
          <w:p w14:paraId="4939813B" w14:textId="77777777" w:rsidR="00083B4D" w:rsidRPr="00887067" w:rsidRDefault="00083B4D" w:rsidP="00AF647B">
            <w:pPr>
              <w:rPr>
                <w:rFonts w:ascii="Times New Roman" w:hAnsi="Times New Roman" w:cs="Times New Roman"/>
              </w:rPr>
              <w:pPrChange w:id="600" w:author="Ofelia Symes" w:date="2018-12-14T10:11:00Z">
                <w:pPr>
                  <w:spacing w:line="360" w:lineRule="auto"/>
                </w:pPr>
              </w:pPrChange>
            </w:pPr>
            <w:r w:rsidRPr="00887067">
              <w:t>4.      Vælg antal af et vareprodukt</w:t>
            </w:r>
          </w:p>
          <w:p w14:paraId="3E1F9385" w14:textId="77777777" w:rsidR="00083B4D" w:rsidRPr="00887067" w:rsidRDefault="00083B4D" w:rsidP="00AF647B">
            <w:pPr>
              <w:rPr>
                <w:rFonts w:ascii="Times New Roman" w:hAnsi="Times New Roman" w:cs="Times New Roman"/>
              </w:rPr>
              <w:pPrChange w:id="601" w:author="Ofelia Symes" w:date="2018-12-14T10:11:00Z">
                <w:pPr>
                  <w:spacing w:line="360" w:lineRule="auto"/>
                </w:pPr>
              </w:pPrChange>
            </w:pPr>
            <w:r w:rsidRPr="00887067">
              <w:t>5.      Vælg tilføj/slet</w:t>
            </w:r>
          </w:p>
          <w:p w14:paraId="5C6B1C0C" w14:textId="77777777" w:rsidR="00083B4D" w:rsidRPr="00887067" w:rsidRDefault="00083B4D" w:rsidP="00AF647B">
            <w:pPr>
              <w:rPr>
                <w:rFonts w:ascii="Times New Roman" w:hAnsi="Times New Roman" w:cs="Times New Roman"/>
              </w:rPr>
              <w:pPrChange w:id="602" w:author="Ofelia Symes" w:date="2018-12-14T10:11:00Z">
                <w:pPr>
                  <w:spacing w:line="360" w:lineRule="auto"/>
                </w:pPr>
              </w:pPrChange>
            </w:pPr>
            <w:r w:rsidRPr="00887067">
              <w:t>6.      Kontroller korrekt data</w:t>
            </w:r>
          </w:p>
          <w:p w14:paraId="141FE42F" w14:textId="77777777" w:rsidR="00083B4D" w:rsidRPr="00887067" w:rsidRDefault="00083B4D" w:rsidP="00AF647B">
            <w:pPr>
              <w:rPr>
                <w:rFonts w:ascii="Times New Roman" w:hAnsi="Times New Roman" w:cs="Times New Roman"/>
              </w:rPr>
              <w:pPrChange w:id="603" w:author="Ofelia Symes" w:date="2018-12-14T10:11:00Z">
                <w:pPr>
                  <w:spacing w:line="360" w:lineRule="auto"/>
                </w:pPr>
              </w:pPrChange>
            </w:pPr>
            <w:r w:rsidRPr="00887067">
              <w:t>7.      Gem indtastninger</w:t>
            </w:r>
          </w:p>
        </w:tc>
      </w:tr>
      <w:tr w:rsidR="00083B4D" w:rsidRPr="00887067" w14:paraId="2528078B" w14:textId="77777777" w:rsidTr="0077020E">
        <w:tblPrEx>
          <w:tblW w:w="0" w:type="auto"/>
          <w:tblCellMar>
            <w:top w:w="15" w:type="dxa"/>
            <w:left w:w="15" w:type="dxa"/>
            <w:bottom w:w="15" w:type="dxa"/>
            <w:right w:w="15" w:type="dxa"/>
          </w:tblCellMar>
          <w:tblPrExChange w:id="604" w:author="Ofelia Symes" w:date="2018-12-14T10:11:00Z">
            <w:tblPrEx>
              <w:tblW w:w="0" w:type="auto"/>
              <w:tblCellMar>
                <w:top w:w="15" w:type="dxa"/>
                <w:left w:w="15" w:type="dxa"/>
                <w:bottom w:w="15" w:type="dxa"/>
                <w:right w:w="15" w:type="dxa"/>
              </w:tblCellMar>
            </w:tblPrEx>
          </w:tblPrExChange>
        </w:tblPrEx>
        <w:trPr>
          <w:trHeight w:val="3282"/>
          <w:trPrChange w:id="605" w:author="Ofelia Symes" w:date="2018-12-14T10:11:00Z">
            <w:trPr>
              <w:trHeight w:val="54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60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61083AD" w14:textId="77777777" w:rsidR="00083B4D" w:rsidRPr="00887067" w:rsidRDefault="00083B4D" w:rsidP="00AF647B">
            <w:pPr>
              <w:rPr>
                <w:rFonts w:ascii="Times New Roman" w:hAnsi="Times New Roman" w:cs="Times New Roman"/>
              </w:rPr>
              <w:pPrChange w:id="607" w:author="Ofelia Symes" w:date="2018-12-14T10:11:00Z">
                <w:pPr>
                  <w:spacing w:line="360" w:lineRule="auto"/>
                </w:pPr>
              </w:pPrChange>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608"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2985F42" w14:textId="77777777" w:rsidR="00083B4D" w:rsidRPr="00887067" w:rsidRDefault="00083B4D" w:rsidP="00AF647B">
            <w:pPr>
              <w:rPr>
                <w:rFonts w:ascii="Times New Roman" w:hAnsi="Times New Roman" w:cs="Times New Roman"/>
              </w:rPr>
              <w:pPrChange w:id="609" w:author="Ofelia Symes" w:date="2018-12-14T10:11:00Z">
                <w:pPr>
                  <w:spacing w:line="360" w:lineRule="auto"/>
                </w:pPr>
              </w:pPrChange>
            </w:pPr>
            <w:r w:rsidRPr="00887067">
              <w:t>1. Åbn ”Ændre vare” menu</w:t>
            </w:r>
          </w:p>
          <w:p w14:paraId="3A8B57E5" w14:textId="77777777" w:rsidR="00083B4D" w:rsidRPr="00887067" w:rsidRDefault="00083B4D" w:rsidP="00AF647B">
            <w:pPr>
              <w:rPr>
                <w:rFonts w:ascii="Times New Roman" w:hAnsi="Times New Roman" w:cs="Times New Roman"/>
              </w:rPr>
              <w:pPrChange w:id="610" w:author="Ofelia Symes" w:date="2018-12-14T10:11:00Z">
                <w:pPr>
                  <w:spacing w:line="360" w:lineRule="auto"/>
                </w:pPr>
              </w:pPrChange>
            </w:pPr>
            <w:r w:rsidRPr="00887067">
              <w:t>2. Skriv navn på produktet</w:t>
            </w:r>
          </w:p>
          <w:p w14:paraId="0EB7BBC5" w14:textId="77777777" w:rsidR="00083B4D" w:rsidRPr="00887067" w:rsidRDefault="00083B4D" w:rsidP="00AF647B">
            <w:pPr>
              <w:rPr>
                <w:rFonts w:ascii="Times New Roman" w:hAnsi="Times New Roman" w:cs="Times New Roman"/>
              </w:rPr>
              <w:pPrChange w:id="611" w:author="Ofelia Symes" w:date="2018-12-14T10:11:00Z">
                <w:pPr>
                  <w:spacing w:line="360" w:lineRule="auto"/>
                </w:pPr>
              </w:pPrChange>
            </w:pPr>
            <w:r w:rsidRPr="00887067">
              <w:t>a) Skriver forkert navn</w:t>
            </w:r>
          </w:p>
          <w:p w14:paraId="39AB244C" w14:textId="77777777" w:rsidR="00083B4D" w:rsidRPr="00887067" w:rsidRDefault="00083B4D" w:rsidP="00AF647B">
            <w:pPr>
              <w:rPr>
                <w:rFonts w:ascii="Times New Roman" w:hAnsi="Times New Roman" w:cs="Times New Roman"/>
              </w:rPr>
              <w:pPrChange w:id="612" w:author="Ofelia Symes" w:date="2018-12-14T10:11:00Z">
                <w:pPr>
                  <w:spacing w:line="360" w:lineRule="auto"/>
                </w:pPr>
              </w:pPrChange>
            </w:pPr>
            <w:r w:rsidRPr="00887067">
              <w:t xml:space="preserve"> </w:t>
            </w:r>
          </w:p>
          <w:p w14:paraId="759C4622" w14:textId="77777777" w:rsidR="00083B4D" w:rsidRPr="00887067" w:rsidRDefault="00083B4D" w:rsidP="00AF647B">
            <w:pPr>
              <w:rPr>
                <w:rFonts w:ascii="Times New Roman" w:hAnsi="Times New Roman" w:cs="Times New Roman"/>
              </w:rPr>
              <w:pPrChange w:id="613" w:author="Ofelia Symes" w:date="2018-12-14T10:11:00Z">
                <w:pPr>
                  <w:spacing w:line="360" w:lineRule="auto"/>
                </w:pPr>
              </w:pPrChange>
            </w:pPr>
            <w:r w:rsidRPr="00887067">
              <w:t>3. Vælg type/kategori og evt. underkategorier</w:t>
            </w:r>
          </w:p>
          <w:p w14:paraId="073B6DFB" w14:textId="77777777" w:rsidR="00083B4D" w:rsidRPr="00887067" w:rsidRDefault="00083B4D" w:rsidP="00AF647B">
            <w:pPr>
              <w:rPr>
                <w:rFonts w:ascii="Times New Roman" w:hAnsi="Times New Roman" w:cs="Times New Roman"/>
              </w:rPr>
              <w:pPrChange w:id="614" w:author="Ofelia Symes" w:date="2018-12-14T10:11:00Z">
                <w:pPr>
                  <w:spacing w:line="360" w:lineRule="auto"/>
                </w:pPr>
              </w:pPrChange>
            </w:pPr>
            <w:r w:rsidRPr="00887067">
              <w:t>a) Vælger forkerte kategorier</w:t>
            </w:r>
          </w:p>
          <w:p w14:paraId="0DF6F1C1" w14:textId="77777777" w:rsidR="00083B4D" w:rsidRPr="00887067" w:rsidRDefault="00083B4D" w:rsidP="00AF647B">
            <w:pPr>
              <w:rPr>
                <w:rFonts w:ascii="Times New Roman" w:hAnsi="Times New Roman" w:cs="Times New Roman"/>
              </w:rPr>
              <w:pPrChange w:id="615" w:author="Ofelia Symes" w:date="2018-12-14T10:11:00Z">
                <w:pPr>
                  <w:spacing w:line="360" w:lineRule="auto"/>
                </w:pPr>
              </w:pPrChange>
            </w:pPr>
            <w:r w:rsidRPr="00887067">
              <w:t xml:space="preserve"> </w:t>
            </w:r>
          </w:p>
          <w:p w14:paraId="55A53C19" w14:textId="77777777" w:rsidR="00083B4D" w:rsidRPr="00887067" w:rsidRDefault="00083B4D" w:rsidP="00AF647B">
            <w:pPr>
              <w:rPr>
                <w:rFonts w:ascii="Times New Roman" w:hAnsi="Times New Roman" w:cs="Times New Roman"/>
              </w:rPr>
              <w:pPrChange w:id="616" w:author="Ofelia Symes" w:date="2018-12-14T10:11:00Z">
                <w:pPr>
                  <w:spacing w:line="360" w:lineRule="auto"/>
                </w:pPr>
              </w:pPrChange>
            </w:pPr>
            <w:r w:rsidRPr="00887067">
              <w:t>4. Kort beskrivelse af produktet</w:t>
            </w:r>
          </w:p>
          <w:p w14:paraId="3EFF73C2" w14:textId="77777777" w:rsidR="00083B4D" w:rsidRPr="00887067" w:rsidRDefault="00083B4D" w:rsidP="00AF647B">
            <w:pPr>
              <w:rPr>
                <w:rFonts w:ascii="Times New Roman" w:hAnsi="Times New Roman" w:cs="Times New Roman"/>
              </w:rPr>
              <w:pPrChange w:id="617" w:author="Ofelia Symes" w:date="2018-12-14T10:11:00Z">
                <w:pPr>
                  <w:spacing w:line="360" w:lineRule="auto"/>
                </w:pPr>
              </w:pPrChange>
            </w:pPr>
            <w:r w:rsidRPr="00887067">
              <w:t>5. Vælg antal af nyt vareprodukt</w:t>
            </w:r>
          </w:p>
          <w:p w14:paraId="6908A9CC" w14:textId="77777777" w:rsidR="00083B4D" w:rsidRPr="00887067" w:rsidRDefault="00083B4D" w:rsidP="00AF647B">
            <w:pPr>
              <w:rPr>
                <w:rFonts w:ascii="Times New Roman" w:hAnsi="Times New Roman" w:cs="Times New Roman"/>
              </w:rPr>
              <w:pPrChange w:id="618" w:author="Ofelia Symes" w:date="2018-12-14T10:11:00Z">
                <w:pPr>
                  <w:spacing w:line="360" w:lineRule="auto"/>
                </w:pPr>
              </w:pPrChange>
            </w:pPr>
            <w:r w:rsidRPr="00887067">
              <w:t>6. Sæt minimumbeholdning for advarsel</w:t>
            </w:r>
          </w:p>
          <w:p w14:paraId="0C66EC87" w14:textId="77777777" w:rsidR="00083B4D" w:rsidRPr="00887067" w:rsidRDefault="00083B4D" w:rsidP="00AF647B">
            <w:pPr>
              <w:rPr>
                <w:rFonts w:ascii="Times New Roman" w:hAnsi="Times New Roman" w:cs="Times New Roman"/>
              </w:rPr>
              <w:pPrChange w:id="619" w:author="Ofelia Symes" w:date="2018-12-14T10:11:00Z">
                <w:pPr>
                  <w:spacing w:line="360" w:lineRule="auto"/>
                </w:pPr>
              </w:pPrChange>
            </w:pPr>
            <w:r w:rsidRPr="00887067">
              <w:lastRenderedPageBreak/>
              <w:t>a) Sætter ikke minimumsbeholdning – giver fejlmeddelelse om mangel</w:t>
            </w:r>
          </w:p>
          <w:p w14:paraId="638C9C5B" w14:textId="77777777" w:rsidR="00083B4D" w:rsidRPr="00887067" w:rsidRDefault="00083B4D" w:rsidP="00AF647B">
            <w:pPr>
              <w:rPr>
                <w:rFonts w:ascii="Times New Roman" w:hAnsi="Times New Roman" w:cs="Times New Roman"/>
              </w:rPr>
              <w:pPrChange w:id="620" w:author="Ofelia Symes" w:date="2018-12-14T10:11:00Z">
                <w:pPr>
                  <w:spacing w:line="360" w:lineRule="auto"/>
                </w:pPr>
              </w:pPrChange>
            </w:pPr>
            <w:r w:rsidRPr="00887067">
              <w:t xml:space="preserve"> </w:t>
            </w:r>
          </w:p>
          <w:p w14:paraId="24573A6F" w14:textId="77777777" w:rsidR="00083B4D" w:rsidRPr="00887067" w:rsidRDefault="00083B4D" w:rsidP="00AF647B">
            <w:pPr>
              <w:rPr>
                <w:rFonts w:ascii="Times New Roman" w:hAnsi="Times New Roman" w:cs="Times New Roman"/>
              </w:rPr>
              <w:pPrChange w:id="621" w:author="Ofelia Symes" w:date="2018-12-14T10:11:00Z">
                <w:pPr>
                  <w:spacing w:line="360" w:lineRule="auto"/>
                </w:pPr>
              </w:pPrChange>
            </w:pPr>
            <w:r w:rsidRPr="00887067">
              <w:t>7. Kontroller korrekt data</w:t>
            </w:r>
          </w:p>
          <w:p w14:paraId="416972F7" w14:textId="77777777" w:rsidR="00083B4D" w:rsidRPr="00887067" w:rsidRDefault="00083B4D" w:rsidP="00AF647B">
            <w:pPr>
              <w:rPr>
                <w:rFonts w:ascii="Times New Roman" w:hAnsi="Times New Roman" w:cs="Times New Roman"/>
              </w:rPr>
              <w:pPrChange w:id="622" w:author="Ofelia Symes" w:date="2018-12-14T10:11:00Z">
                <w:pPr>
                  <w:spacing w:line="360" w:lineRule="auto"/>
                </w:pPr>
              </w:pPrChange>
            </w:pPr>
            <w:r w:rsidRPr="00887067">
              <w:t>8. Gem indtastninger</w:t>
            </w:r>
          </w:p>
          <w:p w14:paraId="056C41E1" w14:textId="77777777" w:rsidR="00083B4D" w:rsidRPr="00887067" w:rsidRDefault="00083B4D" w:rsidP="00AF647B">
            <w:pPr>
              <w:rPr>
                <w:rFonts w:ascii="Times New Roman" w:hAnsi="Times New Roman" w:cs="Times New Roman"/>
              </w:rPr>
              <w:pPrChange w:id="623" w:author="Ofelia Symes" w:date="2018-12-14T10:11:00Z">
                <w:pPr>
                  <w:spacing w:line="360" w:lineRule="auto"/>
                </w:pPr>
              </w:pPrChange>
            </w:pPr>
            <w:r w:rsidRPr="00887067">
              <w:t>a) Gemmer ikke data</w:t>
            </w:r>
          </w:p>
        </w:tc>
      </w:tr>
      <w:tr w:rsidR="00083B4D" w:rsidRPr="00887067" w14:paraId="12068AD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618D2" w14:textId="77777777" w:rsidR="00083B4D" w:rsidRPr="00887067" w:rsidRDefault="00083B4D" w:rsidP="00AF647B">
            <w:pPr>
              <w:rPr>
                <w:rFonts w:ascii="Times New Roman" w:hAnsi="Times New Roman" w:cs="Times New Roman"/>
              </w:rPr>
              <w:pPrChange w:id="624" w:author="Ofelia Symes" w:date="2018-12-14T10:11:00Z">
                <w:pPr>
                  <w:spacing w:line="360" w:lineRule="auto"/>
                </w:pPr>
              </w:pPrChange>
            </w:pPr>
            <w:r w:rsidRPr="00887067">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E20A" w14:textId="77777777" w:rsidR="00083B4D" w:rsidRPr="00887067" w:rsidRDefault="00083B4D" w:rsidP="00AF647B">
            <w:pPr>
              <w:rPr>
                <w:rFonts w:ascii="Times New Roman" w:hAnsi="Times New Roman" w:cs="Times New Roman"/>
              </w:rPr>
              <w:pPrChange w:id="625" w:author="Ofelia Symes" w:date="2018-12-14T10:11:00Z">
                <w:pPr>
                  <w:spacing w:line="360" w:lineRule="auto"/>
                </w:pPr>
              </w:pPrChange>
            </w:pPr>
            <w:r w:rsidRPr="00887067">
              <w:t>Menuer til at vælge kategorier, indtaste info i</w:t>
            </w:r>
          </w:p>
        </w:tc>
      </w:tr>
      <w:tr w:rsidR="00083B4D" w:rsidRPr="00887067" w14:paraId="1840C43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99248" w14:textId="77777777" w:rsidR="00083B4D" w:rsidRPr="00896D8F" w:rsidRDefault="00083B4D" w:rsidP="00AF647B">
            <w:pPr>
              <w:rPr>
                <w:rFonts w:ascii="Times New Roman" w:hAnsi="Times New Roman"/>
                <w:lang w:val="en-US"/>
                <w:rPrChange w:id="626" w:author="Gitte Sevel Bilenberg" w:date="2018-12-14T10:11:00Z">
                  <w:rPr>
                    <w:rFonts w:ascii="Times New Roman" w:hAnsi="Times New Roman" w:cs="Times New Roman"/>
                  </w:rPr>
                </w:rPrChange>
              </w:rPr>
              <w:pPrChange w:id="627" w:author="Ofelia Symes" w:date="2018-12-14T10:11:00Z">
                <w:pPr>
                  <w:spacing w:line="360" w:lineRule="auto"/>
                </w:pPr>
              </w:pPrChange>
            </w:pPr>
            <w:r w:rsidRPr="00896D8F">
              <w:rPr>
                <w:lang w:val="en-US"/>
                <w:rPrChange w:id="628" w:author="Gitte Sevel Bilenberg" w:date="2018-12-14T10:11:00Z">
                  <w:rPr/>
                </w:rPrChange>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99C4" w14:textId="77777777" w:rsidR="00083B4D" w:rsidRPr="00887067" w:rsidRDefault="00083B4D" w:rsidP="00AF647B">
            <w:pPr>
              <w:rPr>
                <w:rFonts w:ascii="Times New Roman" w:hAnsi="Times New Roman" w:cs="Times New Roman"/>
              </w:rPr>
              <w:pPrChange w:id="629" w:author="Ofelia Symes" w:date="2018-12-14T10:11:00Z">
                <w:pPr>
                  <w:spacing w:line="360" w:lineRule="auto"/>
                </w:pPr>
              </w:pPrChange>
            </w:pPr>
            <w:r w:rsidRPr="00887067">
              <w:t>PC, mobil</w:t>
            </w:r>
          </w:p>
        </w:tc>
      </w:tr>
      <w:tr w:rsidR="00083B4D" w:rsidRPr="00887067" w14:paraId="176DCF4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BE9D" w14:textId="77777777" w:rsidR="00083B4D" w:rsidRPr="00887067" w:rsidRDefault="00083B4D" w:rsidP="00AF647B">
            <w:pPr>
              <w:rPr>
                <w:rFonts w:ascii="Times New Roman" w:hAnsi="Times New Roman" w:cs="Times New Roman"/>
              </w:rPr>
              <w:pPrChange w:id="630" w:author="Ofelia Symes" w:date="2018-12-14T10:11:00Z">
                <w:pPr>
                  <w:spacing w:line="360" w:lineRule="auto"/>
                </w:pPr>
              </w:pPrChange>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42D6" w14:textId="77777777" w:rsidR="00083B4D" w:rsidRPr="00887067" w:rsidRDefault="00083B4D" w:rsidP="00AF647B">
            <w:pPr>
              <w:rPr>
                <w:rFonts w:ascii="Times New Roman" w:hAnsi="Times New Roman" w:cs="Times New Roman"/>
              </w:rPr>
              <w:pPrChange w:id="631" w:author="Ofelia Symes" w:date="2018-12-14T10:11:00Z">
                <w:pPr>
                  <w:spacing w:line="360" w:lineRule="auto"/>
                </w:pPr>
              </w:pPrChange>
            </w:pPr>
            <w:r w:rsidRPr="00887067">
              <w:t>Ofte</w:t>
            </w:r>
          </w:p>
        </w:tc>
      </w:tr>
      <w:tr w:rsidR="00083B4D" w:rsidRPr="00887067" w14:paraId="05A8C3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D56" w14:textId="77777777" w:rsidR="00083B4D" w:rsidRPr="00887067" w:rsidRDefault="00083B4D" w:rsidP="00AF647B">
            <w:pPr>
              <w:rPr>
                <w:rFonts w:ascii="Times New Roman" w:hAnsi="Times New Roman" w:cs="Times New Roman"/>
              </w:rPr>
              <w:pPrChange w:id="632" w:author="Ofelia Symes" w:date="2018-12-14T10:11:00Z">
                <w:pPr>
                  <w:spacing w:line="360" w:lineRule="auto"/>
                </w:pPr>
              </w:pPrChange>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8C72" w14:textId="77777777" w:rsidR="00083B4D" w:rsidRPr="00887067" w:rsidRDefault="00083B4D" w:rsidP="00AF647B">
            <w:pPr>
              <w:rPr>
                <w:rFonts w:ascii="Times New Roman" w:hAnsi="Times New Roman" w:cs="Times New Roman"/>
              </w:rPr>
              <w:pPrChange w:id="633" w:author="Ofelia Symes" w:date="2018-12-14T10:11:00Z">
                <w:pPr>
                  <w:spacing w:line="360" w:lineRule="auto"/>
                </w:pPr>
              </w:pPrChange>
            </w:pPr>
            <w:r w:rsidRPr="00887067">
              <w:t>Hvad er relevant som ikke ellers nævnes i andre punkter. Bl.a. åbne problemer der skal løses.</w:t>
            </w:r>
          </w:p>
        </w:tc>
      </w:tr>
    </w:tbl>
    <w:p w14:paraId="3650FC62" w14:textId="77777777" w:rsidR="00083B4D" w:rsidRPr="00887067" w:rsidRDefault="00083B4D" w:rsidP="00AF647B">
      <w:pPr>
        <w:rPr>
          <w:rPrChange w:id="634" w:author="Ofelia Symes" w:date="2018-12-14T10:11:00Z">
            <w:rPr>
              <w:rFonts w:ascii="Times New Roman" w:hAnsi="Times New Roman"/>
            </w:rPr>
          </w:rPrChange>
        </w:rPr>
        <w:pPrChange w:id="635" w:author="Ofelia Symes" w:date="2018-12-14T10:11:00Z">
          <w:pPr>
            <w:spacing w:line="360" w:lineRule="auto"/>
          </w:pPr>
        </w:pPrChange>
      </w:pPr>
    </w:p>
    <w:p w14:paraId="5BEF09D3" w14:textId="77777777" w:rsidR="00083B4D" w:rsidRDefault="00083B4D" w:rsidP="00540B80">
      <w:pPr>
        <w:pStyle w:val="Heading1"/>
        <w:rPr>
          <w:ins w:id="636" w:author="Ofelia Symes" w:date="2018-12-14T10:11:00Z"/>
        </w:rPr>
      </w:pPr>
      <w:bookmarkStart w:id="637" w:name="_Toc532544006"/>
      <w:r w:rsidRPr="00887067">
        <w:rPr>
          <w:rPrChange w:id="638" w:author="Ofelia Symes" w:date="2018-12-14T10:11:00Z">
            <w:rPr>
              <w:color w:val="434343"/>
            </w:rPr>
          </w:rPrChange>
        </w:rPr>
        <w:t>Prototype</w:t>
      </w:r>
      <w:bookmarkEnd w:id="637"/>
    </w:p>
    <w:p w14:paraId="7C58D5C4" w14:textId="77777777" w:rsidR="00540B80" w:rsidRPr="00540B80" w:rsidRDefault="00540B80" w:rsidP="00540B80">
      <w:pPr>
        <w:rPr>
          <w:i/>
          <w:sz w:val="16"/>
          <w:rPrChange w:id="639" w:author="Ofelia Symes" w:date="2018-12-14T10:11:00Z">
            <w:rPr>
              <w:rFonts w:ascii="Times New Roman" w:hAnsi="Times New Roman"/>
            </w:rPr>
          </w:rPrChange>
        </w:rPr>
        <w:pPrChange w:id="640" w:author="Ofelia Symes" w:date="2018-12-14T10:11:00Z">
          <w:pPr>
            <w:spacing w:line="360" w:lineRule="auto"/>
          </w:pPr>
        </w:pPrChange>
      </w:pPr>
      <w:ins w:id="641" w:author="Ofelia Symes" w:date="2018-12-14T10:11:00Z">
        <w:r w:rsidRPr="00540B80">
          <w:rPr>
            <w:i/>
            <w:sz w:val="16"/>
          </w:rPr>
          <w:t>Udarbejdet af:</w:t>
        </w:r>
      </w:ins>
      <w:r w:rsidRPr="00540B80">
        <w:rPr>
          <w:i/>
          <w:sz w:val="16"/>
          <w:rPrChange w:id="642" w:author="Ofelia Symes" w:date="2018-12-14T10:11:00Z">
            <w:rPr>
              <w:color w:val="434343"/>
            </w:rPr>
          </w:rPrChange>
        </w:rPr>
        <w:t xml:space="preserve"> Gitte</w:t>
      </w:r>
    </w:p>
    <w:p w14:paraId="770DB28A" w14:textId="77777777" w:rsidR="00083B4D" w:rsidRPr="00887067" w:rsidRDefault="00083B4D" w:rsidP="00AF647B">
      <w:pPr>
        <w:rPr>
          <w:rFonts w:ascii="Times New Roman" w:hAnsi="Times New Roman" w:cs="Times New Roman"/>
        </w:rPr>
        <w:pPrChange w:id="643" w:author="Ofelia Symes" w:date="2018-12-14T10:11:00Z">
          <w:pPr>
            <w:spacing w:line="360" w:lineRule="auto"/>
          </w:pPr>
        </w:pPrChange>
      </w:pPr>
      <w:r w:rsidRPr="00887067">
        <w:t>Vi lavede denne prototype som et forslag til hvordan vores app kunne se ud samt at have en ide om hvilket funktioner vi ville have i vores app.</w:t>
      </w:r>
    </w:p>
    <w:p w14:paraId="63875F87" w14:textId="77777777" w:rsidR="00083B4D" w:rsidRPr="00887067" w:rsidRDefault="00083B4D" w:rsidP="00AF647B">
      <w:pPr>
        <w:rPr>
          <w:rPrChange w:id="644" w:author="Ofelia Symes" w:date="2018-12-14T10:11:00Z">
            <w:rPr>
              <w:rFonts w:ascii="Times New Roman" w:hAnsi="Times New Roman"/>
            </w:rPr>
          </w:rPrChange>
        </w:rPr>
        <w:pPrChange w:id="645" w:author="Ofelia Symes" w:date="2018-12-14T10:11:00Z">
          <w:pPr>
            <w:spacing w:line="360" w:lineRule="auto"/>
          </w:pPr>
        </w:pPrChange>
      </w:pPr>
    </w:p>
    <w:p w14:paraId="5B68A093" w14:textId="77777777" w:rsidR="00083B4D" w:rsidRPr="00887067" w:rsidRDefault="00922BB5" w:rsidP="00AF647B">
      <w:pPr>
        <w:rPr>
          <w:rFonts w:ascii="Times New Roman" w:hAnsi="Times New Roman" w:cs="Times New Roman"/>
        </w:rPr>
        <w:pPrChange w:id="646" w:author="Ofelia Symes" w:date="2018-12-14T10:11:00Z">
          <w:pPr>
            <w:spacing w:line="360" w:lineRule="auto"/>
          </w:pPr>
        </w:pPrChange>
      </w:pPr>
      <w:r>
        <w:fldChar w:fldCharType="begin"/>
      </w:r>
      <w:r>
        <w:instrText xml:space="preserve"> HYPERLINK "https://marvelapp.com/653f865" </w:instrText>
      </w:r>
      <w:r>
        <w:fldChar w:fldCharType="separate"/>
      </w:r>
      <w:r w:rsidR="00083B4D" w:rsidRPr="00887067">
        <w:rPr>
          <w:rPrChange w:id="647" w:author="Ofelia Symes" w:date="2018-12-14T10:11:00Z">
            <w:rPr>
              <w:color w:val="1155CC"/>
              <w:u w:val="single"/>
            </w:rPr>
          </w:rPrChange>
        </w:rPr>
        <w:t>https://marvelapp.com/653f865</w:t>
      </w:r>
      <w:r>
        <w:rPr>
          <w:rPrChange w:id="648" w:author="Ofelia Symes" w:date="2018-12-14T10:11:00Z">
            <w:rPr>
              <w:color w:val="1155CC"/>
              <w:u w:val="single"/>
            </w:rPr>
          </w:rPrChange>
        </w:rPr>
        <w:fldChar w:fldCharType="end"/>
      </w:r>
    </w:p>
    <w:p w14:paraId="57E4FBC5" w14:textId="77777777" w:rsidR="00083B4D" w:rsidRPr="00887067" w:rsidRDefault="00083B4D" w:rsidP="00AF647B">
      <w:pPr>
        <w:rPr>
          <w:rPrChange w:id="649" w:author="Ofelia Symes" w:date="2018-12-14T10:11:00Z">
            <w:rPr>
              <w:rFonts w:ascii="Times New Roman" w:hAnsi="Times New Roman"/>
            </w:rPr>
          </w:rPrChange>
        </w:rPr>
        <w:pPrChange w:id="650" w:author="Ofelia Symes" w:date="2018-12-14T10:11:00Z">
          <w:pPr>
            <w:spacing w:line="360" w:lineRule="auto"/>
          </w:pPr>
        </w:pPrChange>
      </w:pPr>
    </w:p>
    <w:p w14:paraId="069BA2A4" w14:textId="77777777" w:rsidR="00083B4D" w:rsidRPr="00887067" w:rsidRDefault="00083B4D" w:rsidP="00AF647B">
      <w:pPr>
        <w:rPr>
          <w:rFonts w:ascii="Times New Roman" w:hAnsi="Times New Roman" w:cs="Times New Roman"/>
        </w:rPr>
        <w:pPrChange w:id="651" w:author="Ofelia Symes" w:date="2018-12-14T10:11:00Z">
          <w:pPr>
            <w:spacing w:line="360" w:lineRule="auto"/>
          </w:pPr>
        </w:pPrChange>
      </w:pPr>
      <w:r w:rsidRPr="00887067">
        <w:t>Vi valgte efterfølgende at “smide” vores prototype væk, og blev enig om et andet GUI samt en anden opsætning af vores funktioner.</w:t>
      </w:r>
      <w:r w:rsidRPr="00887067">
        <w:br/>
      </w:r>
      <w:r w:rsidRPr="00887067">
        <w:lastRenderedPageBreak/>
        <w:t>Dette blev gjort for at få en større funktionalitet ind vores app og en større overskuelighed for brugeren.</w:t>
      </w:r>
    </w:p>
    <w:p w14:paraId="1BBB1A8A" w14:textId="77777777" w:rsidR="00083B4D" w:rsidRPr="00887067" w:rsidRDefault="00083B4D" w:rsidP="00AF647B">
      <w:pPr>
        <w:rPr>
          <w:rPrChange w:id="652" w:author="Ofelia Symes" w:date="2018-12-14T10:11:00Z">
            <w:rPr>
              <w:rFonts w:ascii="Times New Roman" w:hAnsi="Times New Roman"/>
            </w:rPr>
          </w:rPrChange>
        </w:rPr>
        <w:pPrChange w:id="653" w:author="Ofelia Symes" w:date="2018-12-14T10:11:00Z">
          <w:pPr>
            <w:spacing w:line="360" w:lineRule="auto"/>
          </w:pPr>
        </w:pPrChange>
      </w:pPr>
    </w:p>
    <w:p w14:paraId="73F5D302" w14:textId="33A5E6B3" w:rsidR="00083B4D" w:rsidRDefault="00083B4D" w:rsidP="00540B80">
      <w:pPr>
        <w:pStyle w:val="Heading2"/>
        <w:rPr>
          <w:rPrChange w:id="654" w:author="Ofelia Symes" w:date="2018-12-14T10:11:00Z">
            <w:rPr>
              <w:rFonts w:ascii="Times New Roman" w:hAnsi="Times New Roman"/>
            </w:rPr>
          </w:rPrChange>
        </w:rPr>
        <w:pPrChange w:id="655" w:author="Ofelia Symes" w:date="2018-12-14T10:11:00Z">
          <w:pPr>
            <w:spacing w:line="360" w:lineRule="auto"/>
          </w:pPr>
        </w:pPrChange>
      </w:pPr>
      <w:bookmarkStart w:id="656" w:name="_Toc532544007"/>
      <w:r w:rsidRPr="00887067">
        <w:rPr>
          <w:rPrChange w:id="657" w:author="Ofelia Symes" w:date="2018-12-14T10:11:00Z">
            <w:rPr>
              <w:color w:val="434343"/>
            </w:rPr>
          </w:rPrChange>
        </w:rPr>
        <w:t>Mindmap</w:t>
      </w:r>
      <w:bookmarkEnd w:id="656"/>
      <w:del w:id="658" w:author="Ofelia Symes" w:date="2018-12-14T10:11:00Z">
        <w:r w:rsidRPr="00887067">
          <w:rPr>
            <w:color w:val="434343"/>
          </w:rPr>
          <w:delText xml:space="preserve"> Gitte</w:delText>
        </w:r>
      </w:del>
    </w:p>
    <w:p w14:paraId="7E903026" w14:textId="77777777" w:rsidR="00083B4D" w:rsidRPr="00887067" w:rsidRDefault="00083B4D" w:rsidP="00887067">
      <w:pPr>
        <w:rPr>
          <w:del w:id="659" w:author="Ofelia Symes" w:date="2018-12-14T10:11:00Z"/>
          <w:rFonts w:ascii="Times New Roman" w:hAnsi="Times New Roman" w:cs="Times New Roman"/>
        </w:rPr>
      </w:pPr>
    </w:p>
    <w:p w14:paraId="7C941ACF" w14:textId="77777777" w:rsidR="00083B4D" w:rsidRPr="00887067" w:rsidRDefault="00083B4D" w:rsidP="00887067">
      <w:pPr>
        <w:rPr>
          <w:del w:id="660" w:author="Ofelia Symes" w:date="2018-12-14T10:11:00Z"/>
          <w:rFonts w:ascii="Times New Roman" w:hAnsi="Times New Roman" w:cs="Times New Roman"/>
        </w:rPr>
      </w:pPr>
      <w:del w:id="661" w:author="Ofelia Symes" w:date="2018-12-14T10:11:00Z">
        <w:r w:rsidRPr="00887067">
          <w:rPr>
            <w:noProof/>
          </w:rPr>
          <w:drawing>
            <wp:inline distT="0" distB="0" distL="0" distR="0" wp14:anchorId="1257E4E4" wp14:editId="50F4ABEF">
              <wp:extent cx="5734050" cy="3208020"/>
              <wp:effectExtent l="0" t="0" r="0" b="0"/>
              <wp:docPr id="1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del>
    </w:p>
    <w:p w14:paraId="58D584E3" w14:textId="77777777" w:rsidR="00083B4D" w:rsidRPr="00887067" w:rsidRDefault="00083B4D" w:rsidP="00887067">
      <w:pPr>
        <w:rPr>
          <w:del w:id="662" w:author="Ofelia Symes" w:date="2018-12-14T10:11:00Z"/>
          <w:rFonts w:ascii="Times New Roman" w:hAnsi="Times New Roman" w:cs="Times New Roman"/>
        </w:rPr>
      </w:pPr>
    </w:p>
    <w:p w14:paraId="38ACDA61" w14:textId="77777777" w:rsidR="00540B80" w:rsidRPr="00540B80" w:rsidRDefault="00540B80" w:rsidP="00540B80">
      <w:pPr>
        <w:rPr>
          <w:ins w:id="663" w:author="Ofelia Symes" w:date="2018-12-14T10:11:00Z"/>
          <w:i/>
          <w:sz w:val="16"/>
        </w:rPr>
      </w:pPr>
      <w:ins w:id="664" w:author="Ofelia Symes" w:date="2018-12-14T10:11:00Z">
        <w:r w:rsidRPr="00540B80">
          <w:rPr>
            <w:i/>
            <w:sz w:val="16"/>
          </w:rPr>
          <w:t>Udarbejdet af: Gitte</w:t>
        </w:r>
      </w:ins>
    </w:p>
    <w:p w14:paraId="5A428F62" w14:textId="77777777" w:rsidR="00083B4D" w:rsidRPr="00887067" w:rsidRDefault="00083B4D" w:rsidP="00AF647B">
      <w:pPr>
        <w:rPr>
          <w:ins w:id="665" w:author="Ofelia Symes" w:date="2018-12-14T10:11:00Z"/>
        </w:rPr>
      </w:pPr>
    </w:p>
    <w:p w14:paraId="46837BC4" w14:textId="77777777" w:rsidR="00083B4D" w:rsidRPr="00887067" w:rsidRDefault="00083B4D" w:rsidP="00AF647B">
      <w:pPr>
        <w:rPr>
          <w:ins w:id="666" w:author="Ofelia Symes" w:date="2018-12-14T10:11:00Z"/>
          <w:rFonts w:ascii="Times New Roman" w:hAnsi="Times New Roman" w:cs="Times New Roman"/>
        </w:rPr>
      </w:pPr>
      <w:ins w:id="667" w:author="Ofelia Symes" w:date="2018-12-14T10:11:00Z">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ins>
    </w:p>
    <w:p w14:paraId="3D2FEDE3" w14:textId="77777777" w:rsidR="00083B4D" w:rsidRPr="00887067" w:rsidRDefault="00083B4D" w:rsidP="00AF647B">
      <w:pPr>
        <w:rPr>
          <w:ins w:id="668" w:author="Ofelia Symes" w:date="2018-12-14T10:11:00Z"/>
        </w:rPr>
      </w:pPr>
    </w:p>
    <w:p w14:paraId="72C5F594" w14:textId="77777777" w:rsidR="00540B80" w:rsidRDefault="00540B80">
      <w:pPr>
        <w:spacing w:line="259" w:lineRule="auto"/>
        <w:rPr>
          <w:ins w:id="669" w:author="Ofelia Symes" w:date="2018-12-14T10:11:00Z"/>
        </w:rPr>
      </w:pPr>
      <w:ins w:id="670" w:author="Ofelia Symes" w:date="2018-12-14T10:11:00Z">
        <w:r>
          <w:br w:type="page"/>
        </w:r>
      </w:ins>
    </w:p>
    <w:p w14:paraId="2F6B1FFC" w14:textId="77777777" w:rsidR="00083B4D" w:rsidRDefault="00083B4D" w:rsidP="00540B80">
      <w:pPr>
        <w:pStyle w:val="Heading2"/>
        <w:rPr>
          <w:rPrChange w:id="671" w:author="Ofelia Symes" w:date="2018-12-14T10:11:00Z">
            <w:rPr>
              <w:rFonts w:ascii="Times New Roman" w:hAnsi="Times New Roman"/>
            </w:rPr>
          </w:rPrChange>
        </w:rPr>
        <w:pPrChange w:id="672" w:author="Ofelia Symes" w:date="2018-12-14T10:11:00Z">
          <w:pPr>
            <w:spacing w:line="360" w:lineRule="auto"/>
          </w:pPr>
        </w:pPrChange>
      </w:pPr>
      <w:bookmarkStart w:id="673" w:name="_Toc532544008"/>
      <w:r w:rsidRPr="00887067">
        <w:rPr>
          <w:rPrChange w:id="674" w:author="Ofelia Symes" w:date="2018-12-14T10:11:00Z">
            <w:rPr>
              <w:color w:val="434343"/>
            </w:rPr>
          </w:rPrChange>
        </w:rPr>
        <w:lastRenderedPageBreak/>
        <w:t>Projektplan</w:t>
      </w:r>
      <w:bookmarkEnd w:id="673"/>
    </w:p>
    <w:p w14:paraId="3BB6CBB5" w14:textId="77777777" w:rsidR="00540B80" w:rsidRPr="00540B80" w:rsidRDefault="00540B80" w:rsidP="00540B80">
      <w:pPr>
        <w:rPr>
          <w:ins w:id="675" w:author="Ofelia Symes" w:date="2018-12-14T10:11:00Z"/>
          <w:i/>
          <w:sz w:val="16"/>
        </w:rPr>
      </w:pPr>
      <w:ins w:id="676" w:author="Ofelia Symes" w:date="2018-12-14T10:11:00Z">
        <w:r w:rsidRPr="00540B80">
          <w:rPr>
            <w:i/>
            <w:sz w:val="16"/>
          </w:rPr>
          <w:t>Udarbejdet af: Ofelia</w:t>
        </w:r>
      </w:ins>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14:paraId="675F7DA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AB54" w14:textId="77777777" w:rsidR="00083B4D" w:rsidRPr="00887067" w:rsidRDefault="00083B4D" w:rsidP="00AF647B">
            <w:pPr>
              <w:rPr>
                <w:rFonts w:ascii="Times New Roman" w:hAnsi="Times New Roman" w:cs="Times New Roman"/>
              </w:rPr>
              <w:pPrChange w:id="677" w:author="Ofelia Symes" w:date="2018-12-14T10:11:00Z">
                <w:pPr>
                  <w:spacing w:line="360" w:lineRule="auto"/>
                </w:pPr>
              </w:pPrChange>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6A7C8" w14:textId="77777777" w:rsidR="00083B4D" w:rsidRPr="00887067" w:rsidRDefault="00083B4D" w:rsidP="00AF647B">
            <w:pPr>
              <w:rPr>
                <w:rFonts w:ascii="Times New Roman" w:hAnsi="Times New Roman" w:cs="Times New Roman"/>
              </w:rPr>
              <w:pPrChange w:id="678" w:author="Ofelia Symes" w:date="2018-12-14T10:11:00Z">
                <w:pPr>
                  <w:spacing w:line="360" w:lineRule="auto"/>
                </w:pPr>
              </w:pPrChange>
            </w:pPr>
            <w:r w:rsidRPr="00887067">
              <w:t>CCByg</w:t>
            </w:r>
          </w:p>
        </w:tc>
      </w:tr>
      <w:tr w:rsidR="00083B4D" w:rsidRPr="00887067" w14:paraId="5F5B877C" w14:textId="7777777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028D" w14:textId="77777777" w:rsidR="00083B4D" w:rsidRPr="00887067" w:rsidRDefault="00083B4D" w:rsidP="00AF647B">
            <w:pPr>
              <w:rPr>
                <w:rFonts w:ascii="Times New Roman" w:hAnsi="Times New Roman" w:cs="Times New Roman"/>
              </w:rPr>
              <w:pPrChange w:id="679" w:author="Ofelia Symes" w:date="2018-12-14T10:11:00Z">
                <w:pPr>
                  <w:spacing w:line="360" w:lineRule="auto"/>
                </w:pPr>
              </w:pPrChange>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AC5E" w14:textId="77777777" w:rsidR="00083B4D" w:rsidRPr="00887067" w:rsidRDefault="00083B4D" w:rsidP="00AF647B">
            <w:pPr>
              <w:rPr>
                <w:rFonts w:ascii="Times New Roman" w:hAnsi="Times New Roman" w:cs="Times New Roman"/>
              </w:rPr>
              <w:pPrChange w:id="680" w:author="Ofelia Symes" w:date="2018-12-14T10:11:00Z">
                <w:pPr>
                  <w:spacing w:line="360" w:lineRule="auto"/>
                </w:pPr>
              </w:pPrChange>
            </w:pPr>
            <w:r w:rsidRPr="00887067">
              <w:t>EASJ, herunder Per Laursen og Vibeke Sandau.</w:t>
            </w:r>
          </w:p>
        </w:tc>
      </w:tr>
      <w:tr w:rsidR="00083B4D" w:rsidRPr="00887067" w14:paraId="13CECDBE" w14:textId="7777777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98B45" w14:textId="77777777" w:rsidR="00083B4D" w:rsidRPr="00887067" w:rsidRDefault="00083B4D" w:rsidP="00AF647B">
            <w:pPr>
              <w:rPr>
                <w:rFonts w:ascii="Times New Roman" w:hAnsi="Times New Roman" w:cs="Times New Roman"/>
              </w:rPr>
              <w:pPrChange w:id="681" w:author="Ofelia Symes" w:date="2018-12-14T10:11:00Z">
                <w:pPr>
                  <w:spacing w:line="360" w:lineRule="auto"/>
                </w:pPr>
              </w:pPrChange>
            </w:pPr>
            <w:r w:rsidRPr="00887067">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0AD22" w14:textId="77777777" w:rsidR="00083B4D" w:rsidRPr="00887067" w:rsidRDefault="00083B4D" w:rsidP="00AF647B">
            <w:pPr>
              <w:rPr>
                <w:rFonts w:ascii="Times New Roman" w:hAnsi="Times New Roman" w:cs="Times New Roman"/>
              </w:rPr>
              <w:pPrChange w:id="682" w:author="Ofelia Symes" w:date="2018-12-14T10:11:00Z">
                <w:pPr>
                  <w:spacing w:line="360" w:lineRule="auto"/>
                </w:pPr>
              </w:pPrChange>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14:paraId="7D7B2286" w14:textId="7777777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A412" w14:textId="77777777" w:rsidR="00083B4D" w:rsidRPr="00887067" w:rsidRDefault="00083B4D" w:rsidP="00AF647B">
            <w:pPr>
              <w:rPr>
                <w:rFonts w:ascii="Times New Roman" w:hAnsi="Times New Roman" w:cs="Times New Roman"/>
              </w:rPr>
              <w:pPrChange w:id="683" w:author="Ofelia Symes" w:date="2018-12-14T10:11:00Z">
                <w:pPr>
                  <w:spacing w:line="360" w:lineRule="auto"/>
                </w:pPr>
              </w:pPrChange>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53A1" w14:textId="77777777" w:rsidR="00083B4D" w:rsidRPr="00887067" w:rsidRDefault="00083B4D" w:rsidP="00AF647B">
            <w:pPr>
              <w:rPr>
                <w:rFonts w:ascii="Times New Roman" w:hAnsi="Times New Roman" w:cs="Times New Roman"/>
              </w:rPr>
              <w:pPrChange w:id="684" w:author="Ofelia Symes" w:date="2018-12-14T10:11:00Z">
                <w:pPr>
                  <w:spacing w:line="360" w:lineRule="auto"/>
                </w:pPr>
              </w:pPrChange>
            </w:pPr>
            <w:r w:rsidRPr="00887067">
              <w:t>Vi skal benytte os af den viden, som vi har fået på 1. og 2. semester i praksis. Vi skal demonstrere at vi formår at benytte både construction og design, og få disse to til at arbejde sammen i udviklingen af ét projekt.</w:t>
            </w:r>
          </w:p>
        </w:tc>
      </w:tr>
      <w:tr w:rsidR="00083B4D" w:rsidRPr="00887067" w14:paraId="18A5454E" w14:textId="7777777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631D" w14:textId="77777777" w:rsidR="00083B4D" w:rsidRPr="00887067" w:rsidRDefault="00083B4D" w:rsidP="00AF647B">
            <w:pPr>
              <w:rPr>
                <w:rFonts w:ascii="Times New Roman" w:hAnsi="Times New Roman" w:cs="Times New Roman"/>
              </w:rPr>
              <w:pPrChange w:id="685" w:author="Ofelia Symes" w:date="2018-12-14T10:11:00Z">
                <w:pPr>
                  <w:spacing w:line="360" w:lineRule="auto"/>
                </w:pPr>
              </w:pPrChange>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5A3B" w14:textId="77777777" w:rsidR="00083B4D" w:rsidRPr="00887067" w:rsidRDefault="00083B4D" w:rsidP="00AF647B">
            <w:pPr>
              <w:rPr>
                <w:rFonts w:ascii="Times New Roman" w:hAnsi="Times New Roman" w:cs="Times New Roman"/>
              </w:rPr>
              <w:pPrChange w:id="686" w:author="Ofelia Symes" w:date="2018-12-14T10:11:00Z">
                <w:pPr>
                  <w:spacing w:line="360" w:lineRule="auto"/>
                </w:pPr>
              </w:pPrChange>
            </w:pPr>
            <w:r w:rsidRPr="00887067">
              <w:t>Vi afleverer en applikation (construction-del) og en rapport (design), der viser, hvordan vi har benyttet design i constructionarbejdet, og omvendt.</w:t>
            </w:r>
          </w:p>
        </w:tc>
      </w:tr>
      <w:tr w:rsidR="00083B4D" w:rsidRPr="00887067" w14:paraId="432BBA4F" w14:textId="7777777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79D6" w14:textId="77777777" w:rsidR="00083B4D" w:rsidRPr="00887067" w:rsidRDefault="00083B4D" w:rsidP="00AF647B">
            <w:pPr>
              <w:rPr>
                <w:rFonts w:ascii="Times New Roman" w:hAnsi="Times New Roman" w:cs="Times New Roman"/>
              </w:rPr>
              <w:pPrChange w:id="687" w:author="Ofelia Symes" w:date="2018-12-14T10:11:00Z">
                <w:pPr>
                  <w:spacing w:line="360" w:lineRule="auto"/>
                </w:pPr>
              </w:pPrChange>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EB891" w14:textId="77777777" w:rsidR="00083B4D" w:rsidRPr="00887067" w:rsidRDefault="00083B4D" w:rsidP="00AF647B">
            <w:pPr>
              <w:rPr>
                <w:rFonts w:ascii="Times New Roman" w:hAnsi="Times New Roman" w:cs="Times New Roman"/>
              </w:rPr>
              <w:pPrChange w:id="688" w:author="Ofelia Symes" w:date="2018-12-14T10:11:00Z">
                <w:pPr>
                  <w:spacing w:line="360" w:lineRule="auto"/>
                </w:pPr>
              </w:pPrChange>
            </w:pPr>
            <w:r w:rsidRPr="00887067">
              <w:t>At vi ender med en færdigudviklet applikation, der fungerer efter hensigten.</w:t>
            </w:r>
          </w:p>
          <w:p w14:paraId="7A6B8ADC" w14:textId="77777777" w:rsidR="00083B4D" w:rsidRPr="00887067" w:rsidRDefault="00083B4D" w:rsidP="00AF647B">
            <w:pPr>
              <w:rPr>
                <w:rFonts w:ascii="Times New Roman" w:hAnsi="Times New Roman" w:cs="Times New Roman"/>
              </w:rPr>
              <w:pPrChange w:id="689" w:author="Ofelia Symes" w:date="2018-12-14T10:11:00Z">
                <w:pPr>
                  <w:spacing w:line="360" w:lineRule="auto"/>
                </w:pPr>
              </w:pPrChange>
            </w:pPr>
            <w:r w:rsidRPr="00887067">
              <w:t>At vi alle får brugt de kompetencer vi har lært gennem de sidste to semestre og alle deltager i både kodnings- og designarbejdet.</w:t>
            </w:r>
          </w:p>
          <w:p w14:paraId="0ABB0140" w14:textId="77777777" w:rsidR="00083B4D" w:rsidRPr="00887067" w:rsidRDefault="00083B4D" w:rsidP="00AF647B">
            <w:pPr>
              <w:rPr>
                <w:rFonts w:ascii="Times New Roman" w:hAnsi="Times New Roman" w:cs="Times New Roman"/>
              </w:rPr>
              <w:pPrChange w:id="690" w:author="Ofelia Symes" w:date="2018-12-14T10:11:00Z">
                <w:pPr>
                  <w:spacing w:line="360" w:lineRule="auto"/>
                </w:pPr>
              </w:pPrChange>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14:paraId="378796EF" w14:textId="7777777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73C2A" w14:textId="77777777" w:rsidR="00083B4D" w:rsidRPr="00887067" w:rsidRDefault="00083B4D" w:rsidP="00AF647B">
            <w:pPr>
              <w:rPr>
                <w:rFonts w:ascii="Times New Roman" w:hAnsi="Times New Roman" w:cs="Times New Roman"/>
              </w:rPr>
              <w:pPrChange w:id="691" w:author="Ofelia Symes" w:date="2018-12-14T10:11:00Z">
                <w:pPr>
                  <w:spacing w:line="360" w:lineRule="auto"/>
                </w:pPr>
              </w:pPrChange>
            </w:pPr>
            <w:r w:rsidRPr="00887067">
              <w:lastRenderedPageBreak/>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24CC" w14:textId="77777777" w:rsidR="00083B4D" w:rsidRPr="00887067" w:rsidRDefault="00083B4D" w:rsidP="00AF647B">
            <w:pPr>
              <w:rPr>
                <w:rFonts w:ascii="Times New Roman" w:hAnsi="Times New Roman" w:cs="Times New Roman"/>
              </w:rPr>
              <w:pPrChange w:id="692" w:author="Ofelia Symes" w:date="2018-12-14T10:11:00Z">
                <w:pPr>
                  <w:spacing w:line="360" w:lineRule="auto"/>
                </w:pPr>
              </w:pPrChange>
            </w:pPr>
            <w:r w:rsidRPr="00887067">
              <w:t>Vi skal gøre brug af vores kompetencer, og bruge den givne tid så optimalt som muligt.</w:t>
            </w:r>
          </w:p>
          <w:p w14:paraId="694C8497" w14:textId="77777777" w:rsidR="00083B4D" w:rsidRPr="00887067" w:rsidRDefault="00083B4D" w:rsidP="00AF647B">
            <w:pPr>
              <w:rPr>
                <w:rFonts w:ascii="Times New Roman" w:hAnsi="Times New Roman" w:cs="Times New Roman"/>
              </w:rPr>
              <w:pPrChange w:id="693" w:author="Ofelia Symes" w:date="2018-12-14T10:11:00Z">
                <w:pPr>
                  <w:spacing w:line="360" w:lineRule="auto"/>
                </w:pPr>
              </w:pPrChange>
            </w:pPr>
            <w:r w:rsidRPr="00887067">
              <w:t>At vi får gjort brug af vores underviseres og medstuderendes viden. Vi har en afsat tidsperiode til at lave projektet. Vi har forskellige materialer, noter og bøger fra 1. og 2. semester.</w:t>
            </w:r>
          </w:p>
        </w:tc>
      </w:tr>
      <w:tr w:rsidR="00083B4D" w:rsidRPr="00887067" w14:paraId="0886808E" w14:textId="7777777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0EE3" w14:textId="77777777" w:rsidR="00083B4D" w:rsidRPr="00887067" w:rsidRDefault="00083B4D" w:rsidP="00AF647B">
            <w:pPr>
              <w:rPr>
                <w:rFonts w:ascii="Times New Roman" w:hAnsi="Times New Roman" w:cs="Times New Roman"/>
              </w:rPr>
              <w:pPrChange w:id="694" w:author="Ofelia Symes" w:date="2018-12-14T10:11:00Z">
                <w:pPr>
                  <w:spacing w:line="360" w:lineRule="auto"/>
                </w:pPr>
              </w:pPrChange>
            </w:pPr>
            <w:r w:rsidRPr="00887067">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FFEB" w14:textId="77777777" w:rsidR="00083B4D" w:rsidRPr="00887067" w:rsidRDefault="00083B4D" w:rsidP="00AF647B">
            <w:pPr>
              <w:rPr>
                <w:rFonts w:ascii="Times New Roman" w:hAnsi="Times New Roman" w:cs="Times New Roman"/>
              </w:rPr>
              <w:pPrChange w:id="695" w:author="Ofelia Symes" w:date="2018-12-14T10:11:00Z">
                <w:pPr>
                  <w:spacing w:line="360" w:lineRule="auto"/>
                </w:pPr>
              </w:pPrChange>
            </w:pPr>
            <w:r w:rsidRPr="00887067">
              <w:t>Første iteration: afsluttedes, da vi afleverede 1. delaflevering i slut oktober.</w:t>
            </w:r>
          </w:p>
          <w:p w14:paraId="3A17B1F7" w14:textId="77777777" w:rsidR="00083B4D" w:rsidRPr="00887067" w:rsidRDefault="00083B4D" w:rsidP="00AF647B">
            <w:pPr>
              <w:rPr>
                <w:rFonts w:ascii="Times New Roman" w:hAnsi="Times New Roman" w:cs="Times New Roman"/>
              </w:rPr>
              <w:pPrChange w:id="696" w:author="Ofelia Symes" w:date="2018-12-14T10:11:00Z">
                <w:pPr>
                  <w:spacing w:line="360" w:lineRule="auto"/>
                </w:pPr>
              </w:pPrChange>
            </w:pPr>
            <w:r w:rsidRPr="00887067">
              <w:t>Vi regner med at vores iterationer varer knap 2 uger hver.</w:t>
            </w:r>
          </w:p>
          <w:p w14:paraId="3A13112B" w14:textId="77777777" w:rsidR="00083B4D" w:rsidRPr="00887067" w:rsidRDefault="00083B4D" w:rsidP="00AF647B">
            <w:pPr>
              <w:rPr>
                <w:rFonts w:ascii="Times New Roman" w:hAnsi="Times New Roman" w:cs="Times New Roman"/>
              </w:rPr>
              <w:pPrChange w:id="697" w:author="Ofelia Symes" w:date="2018-12-14T10:11:00Z">
                <w:pPr>
                  <w:spacing w:line="360" w:lineRule="auto"/>
                </w:pPr>
              </w:pPrChange>
            </w:pPr>
            <w:r w:rsidRPr="00887067">
              <w:t>Vi vil gerne være så godt som færdige med projektet d. 14. december kl. 14, så vi derefter har god tid til fælles gennemgang og redigering, ved behov.</w:t>
            </w:r>
          </w:p>
        </w:tc>
      </w:tr>
      <w:tr w:rsidR="00083B4D" w:rsidRPr="00887067" w14:paraId="505634BF" w14:textId="7777777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8A93" w14:textId="77777777" w:rsidR="00083B4D" w:rsidRPr="00887067" w:rsidRDefault="00083B4D" w:rsidP="00AF647B">
            <w:pPr>
              <w:rPr>
                <w:rFonts w:ascii="Times New Roman" w:hAnsi="Times New Roman" w:cs="Times New Roman"/>
              </w:rPr>
              <w:pPrChange w:id="698" w:author="Ofelia Symes" w:date="2018-12-14T10:11:00Z">
                <w:pPr>
                  <w:spacing w:line="360" w:lineRule="auto"/>
                </w:pPr>
              </w:pPrChange>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EBB8" w14:textId="77777777" w:rsidR="00083B4D" w:rsidRPr="00887067" w:rsidRDefault="00083B4D" w:rsidP="00AF647B">
            <w:pPr>
              <w:rPr>
                <w:rFonts w:ascii="Times New Roman" w:hAnsi="Times New Roman" w:cs="Times New Roman"/>
              </w:rPr>
              <w:pPrChange w:id="699" w:author="Ofelia Symes" w:date="2018-12-14T10:11:00Z">
                <w:pPr>
                  <w:spacing w:line="360" w:lineRule="auto"/>
                </w:pPr>
              </w:pPrChange>
            </w:pPr>
            <w:r w:rsidRPr="00887067">
              <w:t>Emil Hammer</w:t>
            </w:r>
          </w:p>
          <w:p w14:paraId="445D9BCE" w14:textId="77777777" w:rsidR="00083B4D" w:rsidRPr="00887067" w:rsidRDefault="00083B4D" w:rsidP="00AF647B">
            <w:pPr>
              <w:rPr>
                <w:rFonts w:ascii="Times New Roman" w:hAnsi="Times New Roman" w:cs="Times New Roman"/>
              </w:rPr>
              <w:pPrChange w:id="700" w:author="Ofelia Symes" w:date="2018-12-14T10:11:00Z">
                <w:pPr>
                  <w:spacing w:line="360" w:lineRule="auto"/>
                </w:pPr>
              </w:pPrChange>
            </w:pPr>
            <w:r w:rsidRPr="00887067">
              <w:t>Ofelia Symes</w:t>
            </w:r>
          </w:p>
          <w:p w14:paraId="562EFCE3" w14:textId="77777777" w:rsidR="00083B4D" w:rsidRPr="00887067" w:rsidRDefault="00083B4D" w:rsidP="00AF647B">
            <w:pPr>
              <w:rPr>
                <w:rFonts w:ascii="Times New Roman" w:hAnsi="Times New Roman" w:cs="Times New Roman"/>
              </w:rPr>
              <w:pPrChange w:id="701" w:author="Ofelia Symes" w:date="2018-12-14T10:11:00Z">
                <w:pPr>
                  <w:spacing w:line="360" w:lineRule="auto"/>
                </w:pPr>
              </w:pPrChange>
            </w:pPr>
            <w:r w:rsidRPr="00887067">
              <w:t>Gitte Bilenberg</w:t>
            </w:r>
          </w:p>
          <w:p w14:paraId="63A87325" w14:textId="77777777" w:rsidR="00083B4D" w:rsidRPr="00887067" w:rsidRDefault="00083B4D" w:rsidP="00AF647B">
            <w:pPr>
              <w:rPr>
                <w:rFonts w:ascii="Times New Roman" w:hAnsi="Times New Roman" w:cs="Times New Roman"/>
              </w:rPr>
              <w:pPrChange w:id="702" w:author="Ofelia Symes" w:date="2018-12-14T10:11:00Z">
                <w:pPr>
                  <w:spacing w:line="360" w:lineRule="auto"/>
                </w:pPr>
              </w:pPrChange>
            </w:pPr>
            <w:r w:rsidRPr="00887067">
              <w:t>Daniel Møller</w:t>
            </w:r>
          </w:p>
        </w:tc>
      </w:tr>
      <w:tr w:rsidR="00083B4D" w:rsidRPr="00887067" w14:paraId="0E7BBFEC" w14:textId="7777777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6938" w14:textId="77777777" w:rsidR="00083B4D" w:rsidRPr="00887067" w:rsidRDefault="00083B4D" w:rsidP="00AF647B">
            <w:pPr>
              <w:rPr>
                <w:rFonts w:ascii="Times New Roman" w:hAnsi="Times New Roman" w:cs="Times New Roman"/>
              </w:rPr>
              <w:pPrChange w:id="703" w:author="Ofelia Symes" w:date="2018-12-14T10:11:00Z">
                <w:pPr>
                  <w:spacing w:line="360" w:lineRule="auto"/>
                </w:pPr>
              </w:pPrChange>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B370D" w14:textId="77777777" w:rsidR="00083B4D" w:rsidRPr="00887067" w:rsidRDefault="00083B4D" w:rsidP="00AF647B">
            <w:pPr>
              <w:rPr>
                <w:rFonts w:ascii="Times New Roman" w:hAnsi="Times New Roman" w:cs="Times New Roman"/>
              </w:rPr>
              <w:pPrChange w:id="704" w:author="Ofelia Symes" w:date="2018-12-14T10:11:00Z">
                <w:pPr>
                  <w:spacing w:line="360" w:lineRule="auto"/>
                </w:pPr>
              </w:pPrChange>
            </w:pPr>
            <w:r w:rsidRPr="00887067">
              <w:t>EASJ, herunder Per Laursen og Vibeke Sandau.</w:t>
            </w:r>
          </w:p>
        </w:tc>
      </w:tr>
      <w:tr w:rsidR="00083B4D" w:rsidRPr="00887067" w14:paraId="3DC8ACBB"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7E2D" w14:textId="77777777" w:rsidR="00083B4D" w:rsidRPr="00887067" w:rsidRDefault="00083B4D" w:rsidP="00AF647B">
            <w:pPr>
              <w:rPr>
                <w:rFonts w:ascii="Times New Roman" w:hAnsi="Times New Roman" w:cs="Times New Roman"/>
              </w:rPr>
              <w:pPrChange w:id="705" w:author="Ofelia Symes" w:date="2018-12-14T10:11:00Z">
                <w:pPr>
                  <w:spacing w:line="360" w:lineRule="auto"/>
                </w:pPr>
              </w:pPrChange>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B5C16" w14:textId="77777777" w:rsidR="00083B4D" w:rsidRPr="00887067" w:rsidRDefault="00083B4D" w:rsidP="00AF647B">
            <w:pPr>
              <w:rPr>
                <w:rFonts w:ascii="Times New Roman" w:hAnsi="Times New Roman" w:cs="Times New Roman"/>
              </w:rPr>
              <w:pPrChange w:id="706" w:author="Ofelia Symes" w:date="2018-12-14T10:11:00Z">
                <w:pPr>
                  <w:spacing w:line="360" w:lineRule="auto"/>
                </w:pPr>
              </w:pPrChange>
            </w:pPr>
            <w:r w:rsidRPr="00887067">
              <w:t>Projektet skal afleveres i Wiseflow.</w:t>
            </w:r>
          </w:p>
        </w:tc>
      </w:tr>
      <w:tr w:rsidR="00083B4D" w:rsidRPr="00887067" w14:paraId="0B99F58F" w14:textId="7777777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5B9F" w14:textId="77777777" w:rsidR="00083B4D" w:rsidRPr="00887067" w:rsidRDefault="00083B4D" w:rsidP="00AF647B">
            <w:pPr>
              <w:rPr>
                <w:rFonts w:ascii="Times New Roman" w:hAnsi="Times New Roman" w:cs="Times New Roman"/>
              </w:rPr>
              <w:pPrChange w:id="707" w:author="Ofelia Symes" w:date="2018-12-14T10:11:00Z">
                <w:pPr>
                  <w:spacing w:line="360" w:lineRule="auto"/>
                </w:pPr>
              </w:pPrChange>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CCDD" w14:textId="77777777" w:rsidR="00083B4D" w:rsidRPr="00887067" w:rsidRDefault="00083B4D" w:rsidP="00AF647B">
            <w:pPr>
              <w:rPr>
                <w:rFonts w:ascii="Times New Roman" w:hAnsi="Times New Roman" w:cs="Times New Roman"/>
              </w:rPr>
              <w:pPrChange w:id="708" w:author="Ofelia Symes" w:date="2018-12-14T10:11:00Z">
                <w:pPr>
                  <w:spacing w:line="360" w:lineRule="auto"/>
                </w:pPr>
              </w:pPrChange>
            </w:pPr>
            <w:r w:rsidRPr="00887067">
              <w:t>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github og google docs, og der bør derfor, forhåbentligt, ikke være risiko for at miste projektet pga. computernedbrud eller lignende.</w:t>
            </w:r>
          </w:p>
        </w:tc>
      </w:tr>
    </w:tbl>
    <w:p w14:paraId="2C6E1610" w14:textId="77777777" w:rsidR="00083B4D" w:rsidRPr="00887067" w:rsidRDefault="00083B4D" w:rsidP="00AF647B">
      <w:pPr>
        <w:rPr>
          <w:rPrChange w:id="709" w:author="Ofelia Symes" w:date="2018-12-14T10:11:00Z">
            <w:rPr>
              <w:rFonts w:ascii="Times New Roman" w:hAnsi="Times New Roman"/>
            </w:rPr>
          </w:rPrChange>
        </w:rPr>
        <w:pPrChange w:id="710" w:author="Ofelia Symes" w:date="2018-12-14T10:11:00Z">
          <w:pPr>
            <w:spacing w:line="360" w:lineRule="auto"/>
          </w:pPr>
        </w:pPrChange>
      </w:pPr>
    </w:p>
    <w:p w14:paraId="1651369C" w14:textId="77777777" w:rsidR="00540B80" w:rsidRDefault="00540B80">
      <w:pPr>
        <w:spacing w:line="259" w:lineRule="auto"/>
        <w:rPr>
          <w:ins w:id="711" w:author="Ofelia Symes" w:date="2018-12-14T10:11:00Z"/>
        </w:rPr>
      </w:pPr>
      <w:ins w:id="712" w:author="Ofelia Symes" w:date="2018-12-14T10:11:00Z">
        <w:r>
          <w:br w:type="page"/>
        </w:r>
      </w:ins>
    </w:p>
    <w:p w14:paraId="44A8CD7F" w14:textId="77777777" w:rsidR="00083B4D" w:rsidRDefault="00083B4D" w:rsidP="00540B80">
      <w:pPr>
        <w:pStyle w:val="Heading2"/>
        <w:rPr>
          <w:ins w:id="713" w:author="Ofelia Symes" w:date="2018-12-14T10:11:00Z"/>
        </w:rPr>
      </w:pPr>
      <w:bookmarkStart w:id="714" w:name="_Toc532544009"/>
      <w:r w:rsidRPr="00887067">
        <w:rPr>
          <w:rPrChange w:id="715" w:author="Ofelia Symes" w:date="2018-12-14T10:11:00Z">
            <w:rPr>
              <w:color w:val="434343"/>
            </w:rPr>
          </w:rPrChange>
        </w:rPr>
        <w:lastRenderedPageBreak/>
        <w:t>Business Case</w:t>
      </w:r>
      <w:bookmarkEnd w:id="714"/>
      <w:r w:rsidRPr="00887067">
        <w:rPr>
          <w:rPrChange w:id="716" w:author="Ofelia Symes" w:date="2018-12-14T10:11:00Z">
            <w:rPr>
              <w:color w:val="434343"/>
            </w:rPr>
          </w:rPrChange>
        </w:rPr>
        <w:t xml:space="preserve"> </w:t>
      </w:r>
    </w:p>
    <w:p w14:paraId="1AE05E46" w14:textId="77777777" w:rsidR="00083B4D" w:rsidRPr="00540B80" w:rsidRDefault="00540B80" w:rsidP="00AF647B">
      <w:pPr>
        <w:rPr>
          <w:rFonts w:ascii="Times New Roman" w:hAnsi="Times New Roman"/>
          <w:i/>
          <w:sz w:val="16"/>
          <w:rPrChange w:id="717" w:author="Ofelia Symes" w:date="2018-12-14T10:11:00Z">
            <w:rPr>
              <w:rFonts w:ascii="Times New Roman" w:hAnsi="Times New Roman"/>
            </w:rPr>
          </w:rPrChange>
        </w:rPr>
        <w:pPrChange w:id="718" w:author="Ofelia Symes" w:date="2018-12-14T10:11:00Z">
          <w:pPr>
            <w:spacing w:line="360" w:lineRule="auto"/>
          </w:pPr>
        </w:pPrChange>
      </w:pPr>
      <w:ins w:id="719" w:author="Ofelia Symes" w:date="2018-12-14T10:11:00Z">
        <w:r w:rsidRPr="00540B80">
          <w:rPr>
            <w:rFonts w:ascii="Times New Roman" w:hAnsi="Times New Roman" w:cs="Times New Roman"/>
            <w:i/>
            <w:sz w:val="16"/>
          </w:rPr>
          <w:t xml:space="preserve">Udarbejdet af: </w:t>
        </w:r>
      </w:ins>
      <w:r w:rsidRPr="00540B80">
        <w:rPr>
          <w:rFonts w:ascii="Times New Roman" w:hAnsi="Times New Roman"/>
          <w:i/>
          <w:sz w:val="16"/>
          <w:rPrChange w:id="720" w:author="Ofelia Symes" w:date="2018-12-14T10:11:00Z">
            <w:rPr>
              <w:color w:val="434343"/>
            </w:rPr>
          </w:rPrChange>
        </w:rPr>
        <w:t>Ofelia</w:t>
      </w:r>
    </w:p>
    <w:p w14:paraId="5574D700" w14:textId="77777777" w:rsidR="00083B4D" w:rsidRPr="00887067" w:rsidRDefault="00083B4D" w:rsidP="00887067">
      <w:pPr>
        <w:rPr>
          <w:del w:id="721" w:author="Ofelia Symes" w:date="2018-12-14T10:11:00Z"/>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Change w:id="722">
          <w:tblGrid>
            <w:gridCol w:w="2401"/>
            <w:gridCol w:w="1827"/>
            <w:gridCol w:w="2009"/>
            <w:gridCol w:w="3381"/>
          </w:tblGrid>
        </w:tblGridChange>
      </w:tblGrid>
      <w:tr w:rsidR="00083B4D" w:rsidRPr="00887067" w14:paraId="49C6C05A" w14:textId="7777777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14:paraId="2C8D74CE" w14:textId="77777777" w:rsidR="00083B4D" w:rsidRPr="00887067" w:rsidRDefault="00083B4D" w:rsidP="00AF647B">
            <w:pPr>
              <w:rPr>
                <w:rFonts w:ascii="Times New Roman" w:hAnsi="Times New Roman" w:cs="Times New Roman"/>
              </w:rPr>
              <w:pPrChange w:id="723" w:author="Ofelia Symes" w:date="2018-12-14T10:11:00Z">
                <w:pPr>
                  <w:spacing w:line="360" w:lineRule="auto"/>
                </w:pPr>
              </w:pPrChange>
            </w:pPr>
            <w:r w:rsidRPr="00887067">
              <w:rPr>
                <w:rPrChange w:id="724" w:author="Ofelia Symes" w:date="2018-12-14T10:11:00Z">
                  <w:rPr>
                    <w:rFonts w:ascii="Calibri" w:hAnsi="Calibri"/>
                    <w:color w:val="FFFFFF"/>
                  </w:rPr>
                </w:rPrChange>
              </w:rPr>
              <w:t>Business Case</w:t>
            </w:r>
          </w:p>
        </w:tc>
      </w:tr>
      <w:tr w:rsidR="00083B4D" w:rsidRPr="00887067" w14:paraId="435F4655" w14:textId="77777777" w:rsidTr="00083B4D">
        <w:tblPrEx>
          <w:tblW w:w="0" w:type="auto"/>
          <w:tblCellMar>
            <w:top w:w="15" w:type="dxa"/>
            <w:left w:w="15" w:type="dxa"/>
            <w:bottom w:w="15" w:type="dxa"/>
            <w:right w:w="15" w:type="dxa"/>
          </w:tblCellMar>
          <w:tblPrExChange w:id="725" w:author="Ofelia Symes" w:date="2018-12-14T10:11:00Z">
            <w:tblPrEx>
              <w:tblW w:w="0" w:type="auto"/>
              <w:tblCellMar>
                <w:top w:w="15" w:type="dxa"/>
                <w:left w:w="15" w:type="dxa"/>
                <w:bottom w:w="15" w:type="dxa"/>
                <w:right w:w="15" w:type="dxa"/>
              </w:tblCellMar>
            </w:tblPrEx>
          </w:tblPrExChange>
        </w:tblPrEx>
        <w:trPr>
          <w:trHeight w:val="460"/>
          <w:trPrChange w:id="726" w:author="Ofelia Symes" w:date="2018-12-14T10:11:00Z">
            <w:trPr>
              <w:trHeight w:val="4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2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8CE1B67" w14:textId="77777777" w:rsidR="00083B4D" w:rsidRPr="00887067" w:rsidRDefault="00083B4D" w:rsidP="00AF647B">
            <w:pPr>
              <w:rPr>
                <w:rFonts w:ascii="Times New Roman" w:hAnsi="Times New Roman" w:cs="Times New Roman"/>
              </w:rPr>
              <w:pPrChange w:id="728" w:author="Ofelia Symes" w:date="2018-12-14T10:11:00Z">
                <w:pPr>
                  <w:spacing w:line="360" w:lineRule="auto"/>
                </w:pPr>
              </w:pPrChange>
            </w:pPr>
            <w:r w:rsidRPr="00887067">
              <w:rPr>
                <w:rPrChange w:id="729" w:author="Ofelia Symes" w:date="2018-12-14T10:11:00Z">
                  <w:rPr>
                    <w:rFonts w:ascii="Calibri" w:hAnsi="Calibri"/>
                  </w:rPr>
                </w:rPrChange>
              </w:rPr>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30"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5FE2F09" w14:textId="77777777" w:rsidR="00083B4D" w:rsidRPr="00887067" w:rsidRDefault="00083B4D" w:rsidP="00AF647B">
            <w:pPr>
              <w:rPr>
                <w:rFonts w:ascii="Times New Roman" w:hAnsi="Times New Roman" w:cs="Times New Roman"/>
              </w:rPr>
              <w:pPrChange w:id="731" w:author="Ofelia Symes" w:date="2018-12-14T10:11:00Z">
                <w:pPr>
                  <w:spacing w:line="360" w:lineRule="auto"/>
                </w:pPr>
              </w:pPrChange>
            </w:pPr>
            <w:r w:rsidRPr="00887067">
              <w:rPr>
                <w:rPrChange w:id="732" w:author="Ofelia Symes" w:date="2018-12-14T10:11:00Z">
                  <w:rPr>
                    <w:rFonts w:ascii="Calibri" w:hAnsi="Calibri"/>
                  </w:rPr>
                </w:rPrChange>
              </w:rPr>
              <w:t>CC Byg</w:t>
            </w:r>
          </w:p>
        </w:tc>
      </w:tr>
      <w:tr w:rsidR="00083B4D" w:rsidRPr="00887067" w14:paraId="7BB455A9" w14:textId="77777777" w:rsidTr="00083B4D">
        <w:tblPrEx>
          <w:tblW w:w="0" w:type="auto"/>
          <w:tblCellMar>
            <w:top w:w="15" w:type="dxa"/>
            <w:left w:w="15" w:type="dxa"/>
            <w:bottom w:w="15" w:type="dxa"/>
            <w:right w:w="15" w:type="dxa"/>
          </w:tblCellMar>
          <w:tblPrExChange w:id="733" w:author="Ofelia Symes" w:date="2018-12-14T10:11:00Z">
            <w:tblPrEx>
              <w:tblW w:w="0" w:type="auto"/>
              <w:tblCellMar>
                <w:top w:w="15" w:type="dxa"/>
                <w:left w:w="15" w:type="dxa"/>
                <w:bottom w:w="15" w:type="dxa"/>
                <w:right w:w="15" w:type="dxa"/>
              </w:tblCellMar>
            </w:tblPrEx>
          </w:tblPrExChange>
        </w:tblPrEx>
        <w:trPr>
          <w:trHeight w:val="1200"/>
          <w:trPrChange w:id="734" w:author="Ofelia Symes" w:date="2018-12-14T10:11:00Z">
            <w:trPr>
              <w:trHeight w:val="120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35"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91A1175" w14:textId="77777777" w:rsidR="00083B4D" w:rsidRPr="00887067" w:rsidRDefault="00083B4D" w:rsidP="00AF647B">
            <w:pPr>
              <w:rPr>
                <w:rFonts w:ascii="Times New Roman" w:hAnsi="Times New Roman" w:cs="Times New Roman"/>
              </w:rPr>
              <w:pPrChange w:id="736" w:author="Ofelia Symes" w:date="2018-12-14T10:11:00Z">
                <w:pPr>
                  <w:spacing w:line="360" w:lineRule="auto"/>
                </w:pPr>
              </w:pPrChange>
            </w:pPr>
            <w:r w:rsidRPr="00887067">
              <w:rPr>
                <w:rPrChange w:id="737" w:author="Ofelia Symes" w:date="2018-12-14T10:11:00Z">
                  <w:rPr>
                    <w:rFonts w:ascii="Calibri" w:hAnsi="Calibri"/>
                  </w:rPr>
                </w:rPrChange>
              </w:rPr>
              <w:t>TEASER TIL PROJEKTET</w:t>
            </w:r>
          </w:p>
          <w:p w14:paraId="381C8288" w14:textId="77777777" w:rsidR="00083B4D" w:rsidRPr="00887067" w:rsidRDefault="00083B4D" w:rsidP="00AF647B">
            <w:pPr>
              <w:rPr>
                <w:rFonts w:ascii="Times New Roman" w:hAnsi="Times New Roman" w:cs="Times New Roman"/>
              </w:rPr>
              <w:pPrChange w:id="738" w:author="Ofelia Symes" w:date="2018-12-14T10:11:00Z">
                <w:pPr>
                  <w:spacing w:line="360" w:lineRule="auto"/>
                </w:pPr>
              </w:pPrChange>
            </w:pPr>
            <w:r w:rsidRPr="00887067">
              <w:rPr>
                <w:rPrChange w:id="739" w:author="Ofelia Symes" w:date="2018-12-14T10:11:00Z">
                  <w:rPr>
                    <w:rFonts w:ascii="Calibri" w:hAnsi="Calibri"/>
                  </w:rPr>
                </w:rPrChange>
              </w:rPr>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40"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8C86AC2" w14:textId="77777777" w:rsidR="00083B4D" w:rsidRPr="00887067" w:rsidRDefault="00083B4D" w:rsidP="00AF647B">
            <w:pPr>
              <w:rPr>
                <w:rFonts w:ascii="Times New Roman" w:hAnsi="Times New Roman" w:cs="Times New Roman"/>
              </w:rPr>
              <w:pPrChange w:id="741" w:author="Ofelia Symes" w:date="2018-12-14T10:11:00Z">
                <w:pPr>
                  <w:spacing w:line="360" w:lineRule="auto"/>
                </w:pPr>
              </w:pPrChange>
            </w:pPr>
            <w:r w:rsidRPr="00887067">
              <w:rPr>
                <w:rPrChange w:id="742" w:author="Ofelia Symes" w:date="2018-12-14T10:11:00Z">
                  <w:rPr>
                    <w:rFonts w:ascii="Calibri" w:hAnsi="Calibri"/>
                  </w:rPr>
                </w:rPrChange>
              </w:rPr>
              <w:t>En overskuelig måde at holde styr på varelager, proj</w:t>
            </w:r>
            <w:r w:rsidRPr="00887067">
              <w:rPr>
                <w:rPrChange w:id="743" w:author="Ofelia Symes" w:date="2018-12-14T10:11:00Z">
                  <w:rPr>
                    <w:rFonts w:ascii="Calibri" w:hAnsi="Calibri"/>
                  </w:rPr>
                </w:rPrChange>
              </w:rPr>
              <w:br/>
              <w:t>ekter og medarbejdere.</w:t>
            </w:r>
          </w:p>
        </w:tc>
      </w:tr>
      <w:tr w:rsidR="00083B4D" w:rsidRPr="00887067" w14:paraId="32957858" w14:textId="77777777" w:rsidTr="00083B4D">
        <w:tblPrEx>
          <w:tblW w:w="0" w:type="auto"/>
          <w:tblCellMar>
            <w:top w:w="15" w:type="dxa"/>
            <w:left w:w="15" w:type="dxa"/>
            <w:bottom w:w="15" w:type="dxa"/>
            <w:right w:w="15" w:type="dxa"/>
          </w:tblCellMar>
          <w:tblPrExChange w:id="744" w:author="Ofelia Symes" w:date="2018-12-14T10:11:00Z">
            <w:tblPrEx>
              <w:tblW w:w="0" w:type="auto"/>
              <w:tblCellMar>
                <w:top w:w="15" w:type="dxa"/>
                <w:left w:w="15" w:type="dxa"/>
                <w:bottom w:w="15" w:type="dxa"/>
                <w:right w:w="15" w:type="dxa"/>
              </w:tblCellMar>
            </w:tblPrEx>
          </w:tblPrExChange>
        </w:tblPrEx>
        <w:trPr>
          <w:trHeight w:val="1460"/>
          <w:trPrChange w:id="745" w:author="Ofelia Symes" w:date="2018-12-14T10:11:00Z">
            <w:trPr>
              <w:trHeight w:val="14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4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04735A5" w14:textId="77777777" w:rsidR="00083B4D" w:rsidRPr="00887067" w:rsidRDefault="00083B4D" w:rsidP="00AF647B">
            <w:pPr>
              <w:rPr>
                <w:rFonts w:ascii="Times New Roman" w:hAnsi="Times New Roman" w:cs="Times New Roman"/>
              </w:rPr>
              <w:pPrChange w:id="747" w:author="Ofelia Symes" w:date="2018-12-14T10:11:00Z">
                <w:pPr>
                  <w:spacing w:line="360" w:lineRule="auto"/>
                </w:pPr>
              </w:pPrChange>
            </w:pPr>
            <w:r w:rsidRPr="00887067">
              <w:rPr>
                <w:rPrChange w:id="748" w:author="Ofelia Symes" w:date="2018-12-14T10:11:00Z">
                  <w:rPr>
                    <w:rFonts w:ascii="Calibri" w:hAnsi="Calibri"/>
                  </w:rPr>
                </w:rPrChange>
              </w:rPr>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49"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6E1E184" w14:textId="77777777" w:rsidR="00083B4D" w:rsidRPr="00887067" w:rsidRDefault="00083B4D" w:rsidP="00AF647B">
            <w:pPr>
              <w:rPr>
                <w:rFonts w:ascii="Times New Roman" w:hAnsi="Times New Roman" w:cs="Times New Roman"/>
              </w:rPr>
              <w:pPrChange w:id="750" w:author="Ofelia Symes" w:date="2018-12-14T10:11:00Z">
                <w:pPr>
                  <w:spacing w:line="360" w:lineRule="auto"/>
                </w:pPr>
              </w:pPrChange>
            </w:pPr>
            <w:r w:rsidRPr="00887067">
              <w:rPr>
                <w:rPrChange w:id="751" w:author="Ofelia Symes" w:date="2018-12-14T10:11:00Z">
                  <w:rPr>
                    <w:rFonts w:ascii="Calibri" w:hAnsi="Calibri"/>
                  </w:rPr>
                </w:rPrChange>
              </w:rPr>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14:paraId="0F1E82B6" w14:textId="77777777" w:rsidTr="00083B4D">
        <w:tblPrEx>
          <w:tblW w:w="0" w:type="auto"/>
          <w:tblCellMar>
            <w:top w:w="15" w:type="dxa"/>
            <w:left w:w="15" w:type="dxa"/>
            <w:bottom w:w="15" w:type="dxa"/>
            <w:right w:w="15" w:type="dxa"/>
          </w:tblCellMar>
          <w:tblPrExChange w:id="752" w:author="Ofelia Symes" w:date="2018-12-14T10:11:00Z">
            <w:tblPrEx>
              <w:tblW w:w="0" w:type="auto"/>
              <w:tblCellMar>
                <w:top w:w="15" w:type="dxa"/>
                <w:left w:w="15" w:type="dxa"/>
                <w:bottom w:w="15" w:type="dxa"/>
                <w:right w:w="15" w:type="dxa"/>
              </w:tblCellMar>
            </w:tblPrEx>
          </w:tblPrExChange>
        </w:tblPrEx>
        <w:trPr>
          <w:trHeight w:val="2220"/>
          <w:trPrChange w:id="753" w:author="Ofelia Symes" w:date="2018-12-14T10:11:00Z">
            <w:trPr>
              <w:trHeight w:val="222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54"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B369752" w14:textId="77777777" w:rsidR="00083B4D" w:rsidRPr="00887067" w:rsidRDefault="00083B4D" w:rsidP="00AF647B">
            <w:pPr>
              <w:rPr>
                <w:rFonts w:ascii="Times New Roman" w:hAnsi="Times New Roman" w:cs="Times New Roman"/>
              </w:rPr>
              <w:pPrChange w:id="755" w:author="Ofelia Symes" w:date="2018-12-14T10:11:00Z">
                <w:pPr>
                  <w:spacing w:line="360" w:lineRule="auto"/>
                </w:pPr>
              </w:pPrChange>
            </w:pPr>
            <w:r w:rsidRPr="00887067">
              <w:rPr>
                <w:rPrChange w:id="756" w:author="Ofelia Symes" w:date="2018-12-14T10:11:00Z">
                  <w:rPr>
                    <w:rFonts w:ascii="Calibri" w:hAnsi="Calibri"/>
                  </w:rPr>
                </w:rPrChange>
              </w:rPr>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57"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857E5F9" w14:textId="77777777" w:rsidR="00083B4D" w:rsidRPr="00887067" w:rsidRDefault="00083B4D" w:rsidP="00AF647B">
            <w:pPr>
              <w:rPr>
                <w:rFonts w:ascii="Times New Roman" w:hAnsi="Times New Roman" w:cs="Times New Roman"/>
              </w:rPr>
              <w:pPrChange w:id="758" w:author="Ofelia Symes" w:date="2018-12-14T10:11:00Z">
                <w:pPr>
                  <w:spacing w:line="360" w:lineRule="auto"/>
                </w:pPr>
              </w:pPrChange>
            </w:pPr>
            <w:r w:rsidRPr="00887067">
              <w:rPr>
                <w:rPrChange w:id="759" w:author="Ofelia Symes" w:date="2018-12-14T10:11:00Z">
                  <w:rPr>
                    <w:rFonts w:ascii="Calibri" w:hAnsi="Calibri"/>
                  </w:rPr>
                </w:rPrChange>
              </w:rPr>
              <w:t>Formålet med dette projekt er at teste de værktøjer og den viden, som vi har tilegnet os de sidste to semestre. Vi har gjort brug af de forskellige modeller og diagrammer vi har lært i design, herunder business case, use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14:paraId="6F892EBD" w14:textId="77777777" w:rsidTr="00083B4D">
        <w:tblPrEx>
          <w:tblW w:w="0" w:type="auto"/>
          <w:tblCellMar>
            <w:top w:w="15" w:type="dxa"/>
            <w:left w:w="15" w:type="dxa"/>
            <w:bottom w:w="15" w:type="dxa"/>
            <w:right w:w="15" w:type="dxa"/>
          </w:tblCellMar>
          <w:tblPrExChange w:id="760" w:author="Ofelia Symes" w:date="2018-12-14T10:11:00Z">
            <w:tblPrEx>
              <w:tblW w:w="0" w:type="auto"/>
              <w:tblCellMar>
                <w:top w:w="15" w:type="dxa"/>
                <w:left w:w="15" w:type="dxa"/>
                <w:bottom w:w="15" w:type="dxa"/>
                <w:right w:w="15" w:type="dxa"/>
              </w:tblCellMar>
            </w:tblPrEx>
          </w:tblPrExChange>
        </w:tblPrEx>
        <w:trPr>
          <w:trHeight w:val="720"/>
          <w:trPrChange w:id="761" w:author="Ofelia Symes" w:date="2018-12-14T10:11:00Z">
            <w:trPr>
              <w:trHeight w:val="72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62"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0894042" w14:textId="77777777" w:rsidR="00083B4D" w:rsidRPr="00887067" w:rsidRDefault="00083B4D" w:rsidP="00AF647B">
            <w:pPr>
              <w:rPr>
                <w:rFonts w:ascii="Times New Roman" w:hAnsi="Times New Roman" w:cs="Times New Roman"/>
              </w:rPr>
              <w:pPrChange w:id="763" w:author="Ofelia Symes" w:date="2018-12-14T10:11:00Z">
                <w:pPr>
                  <w:spacing w:line="360" w:lineRule="auto"/>
                </w:pPr>
              </w:pPrChange>
            </w:pPr>
            <w:r w:rsidRPr="00887067">
              <w:rPr>
                <w:rPrChange w:id="764" w:author="Ofelia Symes" w:date="2018-12-14T10:11:00Z">
                  <w:rPr>
                    <w:rFonts w:ascii="Calibri" w:hAnsi="Calibri"/>
                  </w:rPr>
                </w:rPrChange>
              </w:rPr>
              <w:lastRenderedPageBreak/>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65"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C72EA09" w14:textId="77777777" w:rsidR="00083B4D" w:rsidRPr="00887067" w:rsidRDefault="00083B4D" w:rsidP="00AF647B">
            <w:pPr>
              <w:rPr>
                <w:rFonts w:ascii="Times New Roman" w:hAnsi="Times New Roman" w:cs="Times New Roman"/>
              </w:rPr>
              <w:pPrChange w:id="766" w:author="Ofelia Symes" w:date="2018-12-14T10:11:00Z">
                <w:pPr>
                  <w:spacing w:line="360" w:lineRule="auto"/>
                </w:pPr>
              </w:pPrChange>
            </w:pPr>
            <w:r w:rsidRPr="00887067">
              <w:rPr>
                <w:rPrChange w:id="767" w:author="Ofelia Symes" w:date="2018-12-14T10:11:00Z">
                  <w:rPr>
                    <w:rFonts w:ascii="Calibri" w:hAnsi="Calibri"/>
                  </w:rPr>
                </w:rPrChange>
              </w:rPr>
              <w:t>Fra d. 12. oktober (hvor vi afleverede 1. projektetablering) til d. 19. december 2018.</w:t>
            </w:r>
          </w:p>
        </w:tc>
      </w:tr>
      <w:tr w:rsidR="00083B4D" w:rsidRPr="00887067" w14:paraId="7F0932F8" w14:textId="77777777" w:rsidTr="00083B4D">
        <w:tblPrEx>
          <w:tblW w:w="0" w:type="auto"/>
          <w:tblCellMar>
            <w:top w:w="15" w:type="dxa"/>
            <w:left w:w="15" w:type="dxa"/>
            <w:bottom w:w="15" w:type="dxa"/>
            <w:right w:w="15" w:type="dxa"/>
          </w:tblCellMar>
          <w:tblPrExChange w:id="768" w:author="Ofelia Symes" w:date="2018-12-14T10:11:00Z">
            <w:tblPrEx>
              <w:tblW w:w="0" w:type="auto"/>
              <w:tblCellMar>
                <w:top w:w="15" w:type="dxa"/>
                <w:left w:w="15" w:type="dxa"/>
                <w:bottom w:w="15" w:type="dxa"/>
                <w:right w:w="15" w:type="dxa"/>
              </w:tblCellMar>
            </w:tblPrEx>
          </w:tblPrExChange>
        </w:tblPrEx>
        <w:trPr>
          <w:trHeight w:val="2960"/>
          <w:trPrChange w:id="769" w:author="Ofelia Symes" w:date="2018-12-14T10:11:00Z">
            <w:trPr>
              <w:trHeight w:val="29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70"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CD2EFD5" w14:textId="77777777" w:rsidR="00083B4D" w:rsidRPr="00887067" w:rsidRDefault="00083B4D" w:rsidP="00AF647B">
            <w:pPr>
              <w:rPr>
                <w:rFonts w:ascii="Times New Roman" w:hAnsi="Times New Roman" w:cs="Times New Roman"/>
              </w:rPr>
              <w:pPrChange w:id="771" w:author="Ofelia Symes" w:date="2018-12-14T10:11:00Z">
                <w:pPr>
                  <w:spacing w:line="360" w:lineRule="auto"/>
                </w:pPr>
              </w:pPrChange>
            </w:pPr>
            <w:r w:rsidRPr="00887067">
              <w:rPr>
                <w:rPrChange w:id="772" w:author="Ofelia Symes" w:date="2018-12-14T10:11:00Z">
                  <w:rPr>
                    <w:rFonts w:ascii="Calibri" w:hAnsi="Calibri"/>
                  </w:rPr>
                </w:rPrChange>
              </w:rPr>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73"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347C33A" w14:textId="77777777" w:rsidR="00083B4D" w:rsidRPr="00887067" w:rsidRDefault="00083B4D" w:rsidP="00AF647B">
            <w:pPr>
              <w:rPr>
                <w:rFonts w:ascii="Times New Roman" w:hAnsi="Times New Roman" w:cs="Times New Roman"/>
              </w:rPr>
              <w:pPrChange w:id="774" w:author="Ofelia Symes" w:date="2018-12-14T10:11:00Z">
                <w:pPr>
                  <w:spacing w:line="360" w:lineRule="auto"/>
                </w:pPr>
              </w:pPrChange>
            </w:pPr>
            <w:r w:rsidRPr="00887067">
              <w:rPr>
                <w:rPrChange w:id="775" w:author="Ofelia Symes" w:date="2018-12-14T10:11:00Z">
                  <w:rPr>
                    <w:rFonts w:ascii="Calibri" w:hAnsi="Calibri"/>
                  </w:rPr>
                </w:rPrChange>
              </w:rPr>
              <w:t>Første iteration: vi startede med designdelen og at udarbejde flere use cases, herunder et par fully dressed. Ud fra disse use cases har vi lavet vores forretningsanalyse, herunder sekvensdiagrammer, domænemodeller. Derudover har vi lavet porters five forces, SWOT, vision statement, business model canvas, BCG Matrix, Parametermix og en projektetablering. Ved afslutningen af første iteration afleverede vi vores første delaflevering, der indeholdt vores projektetablering, nogle få use cases, en domænemodel og vores risikoanalyse..</w:t>
            </w:r>
          </w:p>
          <w:p w14:paraId="331963DC" w14:textId="77777777" w:rsidR="00083B4D" w:rsidRPr="00887067" w:rsidRDefault="00083B4D" w:rsidP="00AF647B">
            <w:pPr>
              <w:rPr>
                <w:rFonts w:ascii="Times New Roman" w:hAnsi="Times New Roman" w:cs="Times New Roman"/>
              </w:rPr>
              <w:pPrChange w:id="776" w:author="Ofelia Symes" w:date="2018-12-14T10:11:00Z">
                <w:pPr>
                  <w:spacing w:line="360" w:lineRule="auto"/>
                </w:pPr>
              </w:pPrChange>
            </w:pPr>
            <w:r w:rsidRPr="00887067">
              <w:rPr>
                <w:rPrChange w:id="777" w:author="Ofelia Symes" w:date="2018-12-14T10:11:00Z">
                  <w:rPr>
                    <w:rFonts w:ascii="Calibri" w:hAnsi="Calibri"/>
                  </w:rPr>
                </w:rPrChange>
              </w:rPr>
              <w:t>Anden iteration:</w:t>
            </w:r>
          </w:p>
          <w:p w14:paraId="7018B5F4" w14:textId="77777777" w:rsidR="00083B4D" w:rsidRPr="00887067" w:rsidRDefault="00083B4D" w:rsidP="00AF647B">
            <w:pPr>
              <w:rPr>
                <w:rFonts w:ascii="Times New Roman" w:hAnsi="Times New Roman" w:cs="Times New Roman"/>
              </w:rPr>
              <w:pPrChange w:id="778" w:author="Ofelia Symes" w:date="2018-12-14T10:11:00Z">
                <w:pPr>
                  <w:spacing w:line="360" w:lineRule="auto"/>
                </w:pPr>
              </w:pPrChange>
            </w:pPr>
            <w:r w:rsidRPr="00887067">
              <w:rPr>
                <w:rPrChange w:id="779" w:author="Ofelia Symes" w:date="2018-12-14T10:11:00Z">
                  <w:rPr>
                    <w:rFonts w:ascii="Calibri" w:hAnsi="Calibri"/>
                  </w:rPr>
                </w:rPrChange>
              </w:rPr>
              <w:t>Derefter har vi kodet simultant med, at vi har arbejdet med de forskellige designdiagrammer og modeller - på denne måde har vi kunnet koordinere og arbejde rundt omkring nogle af de udfordringer, vi har mødt.</w:t>
            </w:r>
          </w:p>
        </w:tc>
      </w:tr>
      <w:tr w:rsidR="00083B4D" w:rsidRPr="00887067" w14:paraId="4DCCCB0A" w14:textId="77777777" w:rsidTr="00083B4D">
        <w:tblPrEx>
          <w:tblW w:w="0" w:type="auto"/>
          <w:tblCellMar>
            <w:top w:w="15" w:type="dxa"/>
            <w:left w:w="15" w:type="dxa"/>
            <w:bottom w:w="15" w:type="dxa"/>
            <w:right w:w="15" w:type="dxa"/>
          </w:tblCellMar>
          <w:tblPrExChange w:id="780" w:author="Ofelia Symes" w:date="2018-12-14T10:11:00Z">
            <w:tblPrEx>
              <w:tblW w:w="0" w:type="auto"/>
              <w:tblCellMar>
                <w:top w:w="15" w:type="dxa"/>
                <w:left w:w="15" w:type="dxa"/>
                <w:bottom w:w="15" w:type="dxa"/>
                <w:right w:w="15" w:type="dxa"/>
              </w:tblCellMar>
            </w:tblPrEx>
          </w:tblPrExChange>
        </w:tblPrEx>
        <w:trPr>
          <w:trHeight w:val="1060"/>
          <w:trPrChange w:id="781" w:author="Ofelia Symes" w:date="2018-12-14T10:11:00Z">
            <w:trPr>
              <w:trHeight w:val="10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82"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EF55280" w14:textId="77777777" w:rsidR="00083B4D" w:rsidRPr="00887067" w:rsidRDefault="00083B4D" w:rsidP="00AF647B">
            <w:pPr>
              <w:rPr>
                <w:rFonts w:ascii="Times New Roman" w:hAnsi="Times New Roman" w:cs="Times New Roman"/>
              </w:rPr>
              <w:pPrChange w:id="783" w:author="Ofelia Symes" w:date="2018-12-14T10:11:00Z">
                <w:pPr>
                  <w:spacing w:line="360" w:lineRule="auto"/>
                </w:pPr>
              </w:pPrChange>
            </w:pPr>
            <w:r w:rsidRPr="00887067">
              <w:rPr>
                <w:rPrChange w:id="784" w:author="Ofelia Symes" w:date="2018-12-14T10:11:00Z">
                  <w:rPr>
                    <w:rFonts w:ascii="Calibri" w:hAnsi="Calibri"/>
                  </w:rPr>
                </w:rPrChange>
              </w:rPr>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85"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46ABC76" w14:textId="77777777" w:rsidR="00083B4D" w:rsidRPr="00887067" w:rsidRDefault="00083B4D" w:rsidP="00AF647B">
            <w:pPr>
              <w:rPr>
                <w:rFonts w:ascii="Times New Roman" w:hAnsi="Times New Roman" w:cs="Times New Roman"/>
              </w:rPr>
              <w:pPrChange w:id="786" w:author="Ofelia Symes" w:date="2018-12-14T10:11:00Z">
                <w:pPr>
                  <w:spacing w:line="360" w:lineRule="auto"/>
                </w:pPr>
              </w:pPrChange>
            </w:pPr>
            <w:r w:rsidRPr="00887067">
              <w:rPr>
                <w:rPrChange w:id="787" w:author="Ofelia Symes" w:date="2018-12-14T10:11:00Z">
                  <w:rPr>
                    <w:rFonts w:ascii="Calibri" w:hAnsi="Calibri"/>
                  </w:rPr>
                </w:rPrChange>
              </w:rPr>
              <w:t>Vi satser på at gennemgå tre iterationer.</w:t>
            </w:r>
          </w:p>
        </w:tc>
      </w:tr>
      <w:tr w:rsidR="00083B4D" w:rsidRPr="00887067" w14:paraId="5CB015A4" w14:textId="77777777" w:rsidTr="00083B4D">
        <w:tblPrEx>
          <w:tblW w:w="0" w:type="auto"/>
          <w:tblCellMar>
            <w:top w:w="15" w:type="dxa"/>
            <w:left w:w="15" w:type="dxa"/>
            <w:bottom w:w="15" w:type="dxa"/>
            <w:right w:w="15" w:type="dxa"/>
          </w:tblCellMar>
          <w:tblPrExChange w:id="788" w:author="Ofelia Symes" w:date="2018-12-14T10:11:00Z">
            <w:tblPrEx>
              <w:tblW w:w="0" w:type="auto"/>
              <w:tblCellMar>
                <w:top w:w="15" w:type="dxa"/>
                <w:left w:w="15" w:type="dxa"/>
                <w:bottom w:w="15" w:type="dxa"/>
                <w:right w:w="15" w:type="dxa"/>
              </w:tblCellMar>
            </w:tblPrEx>
          </w:tblPrExChange>
        </w:tblPrEx>
        <w:trPr>
          <w:trHeight w:val="960"/>
          <w:trPrChange w:id="789" w:author="Ofelia Symes" w:date="2018-12-14T10:11:00Z">
            <w:trPr>
              <w:trHeight w:val="960"/>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90" w:author="Ofelia Symes" w:date="2018-12-14T10:11: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496261C" w14:textId="77777777" w:rsidR="00083B4D" w:rsidRPr="00887067" w:rsidRDefault="00083B4D" w:rsidP="00AF647B">
            <w:pPr>
              <w:rPr>
                <w:rFonts w:ascii="Times New Roman" w:hAnsi="Times New Roman" w:cs="Times New Roman"/>
              </w:rPr>
              <w:pPrChange w:id="791" w:author="Ofelia Symes" w:date="2018-12-14T10:11:00Z">
                <w:pPr>
                  <w:spacing w:line="360" w:lineRule="auto"/>
                </w:pPr>
              </w:pPrChange>
            </w:pPr>
            <w:r w:rsidRPr="00887067">
              <w:rPr>
                <w:rPrChange w:id="792" w:author="Ofelia Symes" w:date="2018-12-14T10:11:00Z">
                  <w:rPr>
                    <w:rFonts w:ascii="Calibri" w:hAnsi="Calibri"/>
                  </w:rPr>
                </w:rPrChange>
              </w:rPr>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93"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F40D417" w14:textId="77777777" w:rsidR="00083B4D" w:rsidRPr="00887067" w:rsidRDefault="00083B4D" w:rsidP="00AF647B">
            <w:pPr>
              <w:rPr>
                <w:rFonts w:ascii="Times New Roman" w:hAnsi="Times New Roman" w:cs="Times New Roman"/>
              </w:rPr>
              <w:pPrChange w:id="794" w:author="Ofelia Symes" w:date="2018-12-14T10:11:00Z">
                <w:pPr>
                  <w:spacing w:line="360" w:lineRule="auto"/>
                </w:pPr>
              </w:pPrChange>
            </w:pPr>
            <w:r w:rsidRPr="00887067">
              <w:rPr>
                <w:rPrChange w:id="795" w:author="Ofelia Symes" w:date="2018-12-14T10:11:00Z">
                  <w:rPr>
                    <w:rFonts w:ascii="Calibri" w:hAnsi="Calibri"/>
                  </w:rPr>
                </w:rPrChange>
              </w:rPr>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9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51560FB" w14:textId="77777777" w:rsidR="00083B4D" w:rsidRPr="00887067" w:rsidRDefault="00083B4D" w:rsidP="00AF647B">
            <w:pPr>
              <w:rPr>
                <w:rFonts w:ascii="Times New Roman" w:hAnsi="Times New Roman" w:cs="Times New Roman"/>
              </w:rPr>
              <w:pPrChange w:id="797" w:author="Ofelia Symes" w:date="2018-12-14T10:11:00Z">
                <w:pPr>
                  <w:spacing w:line="360" w:lineRule="auto"/>
                </w:pPr>
              </w:pPrChange>
            </w:pPr>
            <w:r w:rsidRPr="00887067">
              <w:rPr>
                <w:rPrChange w:id="798" w:author="Ofelia Symes" w:date="2018-12-14T10:11:00Z">
                  <w:rPr>
                    <w:rFonts w:ascii="Calibri" w:hAnsi="Calibri"/>
                  </w:rPr>
                </w:rPrChange>
              </w:rPr>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799"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03642DF" w14:textId="77777777" w:rsidR="00083B4D" w:rsidRPr="00887067" w:rsidRDefault="00083B4D" w:rsidP="00AF647B">
            <w:pPr>
              <w:rPr>
                <w:rFonts w:ascii="Times New Roman" w:hAnsi="Times New Roman" w:cs="Times New Roman"/>
              </w:rPr>
              <w:pPrChange w:id="800" w:author="Ofelia Symes" w:date="2018-12-14T10:11:00Z">
                <w:pPr>
                  <w:spacing w:line="360" w:lineRule="auto"/>
                </w:pPr>
              </w:pPrChange>
            </w:pPr>
            <w:r w:rsidRPr="00887067">
              <w:rPr>
                <w:rPrChange w:id="801" w:author="Ofelia Symes" w:date="2018-12-14T10:11:00Z">
                  <w:rPr>
                    <w:rFonts w:ascii="Calibri" w:hAnsi="Calibri"/>
                  </w:rPr>
                </w:rPrChange>
              </w:rPr>
              <w:t>Andre Interessenter</w:t>
            </w:r>
          </w:p>
        </w:tc>
      </w:tr>
      <w:tr w:rsidR="00083B4D" w:rsidRPr="00887067" w14:paraId="7CEFAD88" w14:textId="77777777" w:rsidTr="00083B4D">
        <w:tblPrEx>
          <w:tblW w:w="0" w:type="auto"/>
          <w:tblCellMar>
            <w:top w:w="15" w:type="dxa"/>
            <w:left w:w="15" w:type="dxa"/>
            <w:bottom w:w="15" w:type="dxa"/>
            <w:right w:w="15" w:type="dxa"/>
          </w:tblCellMar>
          <w:tblPrExChange w:id="802" w:author="Ofelia Symes" w:date="2018-12-14T10:11:00Z">
            <w:tblPrEx>
              <w:tblW w:w="0" w:type="auto"/>
              <w:tblCellMar>
                <w:top w:w="15" w:type="dxa"/>
                <w:left w:w="15" w:type="dxa"/>
                <w:bottom w:w="15" w:type="dxa"/>
                <w:right w:w="15" w:type="dxa"/>
              </w:tblCellMar>
            </w:tblPrEx>
          </w:tblPrExChange>
        </w:tblPrEx>
        <w:trPr>
          <w:trHeight w:val="1680"/>
          <w:trPrChange w:id="803" w:author="Ofelia Symes" w:date="2018-12-14T10:11:00Z">
            <w:trPr>
              <w:trHeight w:val="1680"/>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04" w:author="Ofelia Symes" w:date="2018-12-14T10:11: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6A3B09FE" w14:textId="77777777" w:rsidR="00083B4D" w:rsidRPr="00887067" w:rsidRDefault="00083B4D" w:rsidP="00AF647B">
            <w:pPr>
              <w:rPr>
                <w:rPrChange w:id="805" w:author="Ofelia Symes" w:date="2018-12-14T10:11:00Z">
                  <w:rPr>
                    <w:rFonts w:ascii="Times New Roman" w:hAnsi="Times New Roman"/>
                  </w:rPr>
                </w:rPrChange>
              </w:rPr>
              <w:pPrChange w:id="806" w:author="Ofelia Symes" w:date="2018-12-14T10:11:00Z">
                <w:pPr>
                  <w:spacing w:line="360" w:lineRule="auto"/>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07"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5FB582C" w14:textId="77777777" w:rsidR="00083B4D" w:rsidRPr="00887067" w:rsidRDefault="00083B4D" w:rsidP="00AF647B">
            <w:pPr>
              <w:rPr>
                <w:rFonts w:ascii="Times New Roman" w:hAnsi="Times New Roman" w:cs="Times New Roman"/>
              </w:rPr>
              <w:pPrChange w:id="808" w:author="Ofelia Symes" w:date="2018-12-14T10:11:00Z">
                <w:pPr>
                  <w:spacing w:line="360" w:lineRule="auto"/>
                </w:pPr>
              </w:pPrChange>
            </w:pPr>
            <w:r w:rsidRPr="00887067">
              <w:rPr>
                <w:rPrChange w:id="809" w:author="Ofelia Symes" w:date="2018-12-14T10:11:00Z">
                  <w:rPr>
                    <w:rFonts w:ascii="Calibri" w:hAnsi="Calibri"/>
                  </w:rPr>
                </w:rPrChange>
              </w:rPr>
              <w:t>Ofelia</w:t>
            </w:r>
          </w:p>
          <w:p w14:paraId="46727656" w14:textId="77777777" w:rsidR="00083B4D" w:rsidRPr="00887067" w:rsidRDefault="00083B4D" w:rsidP="00AF647B">
            <w:pPr>
              <w:rPr>
                <w:rFonts w:ascii="Times New Roman" w:hAnsi="Times New Roman" w:cs="Times New Roman"/>
              </w:rPr>
              <w:pPrChange w:id="810" w:author="Ofelia Symes" w:date="2018-12-14T10:11:00Z">
                <w:pPr>
                  <w:spacing w:line="360" w:lineRule="auto"/>
                </w:pPr>
              </w:pPrChange>
            </w:pPr>
            <w:r w:rsidRPr="00887067">
              <w:rPr>
                <w:rPrChange w:id="811" w:author="Ofelia Symes" w:date="2018-12-14T10:11:00Z">
                  <w:rPr>
                    <w:rFonts w:ascii="Calibri" w:hAnsi="Calibri"/>
                  </w:rPr>
                </w:rPrChange>
              </w:rPr>
              <w:t>Emil</w:t>
            </w:r>
          </w:p>
          <w:p w14:paraId="30329FE1" w14:textId="77777777" w:rsidR="00083B4D" w:rsidRPr="00887067" w:rsidRDefault="00083B4D" w:rsidP="00AF647B">
            <w:pPr>
              <w:rPr>
                <w:rFonts w:ascii="Times New Roman" w:hAnsi="Times New Roman" w:cs="Times New Roman"/>
              </w:rPr>
              <w:pPrChange w:id="812" w:author="Ofelia Symes" w:date="2018-12-14T10:11:00Z">
                <w:pPr>
                  <w:spacing w:line="360" w:lineRule="auto"/>
                </w:pPr>
              </w:pPrChange>
            </w:pPr>
            <w:r w:rsidRPr="00887067">
              <w:rPr>
                <w:rPrChange w:id="813" w:author="Ofelia Symes" w:date="2018-12-14T10:11:00Z">
                  <w:rPr>
                    <w:rFonts w:ascii="Calibri" w:hAnsi="Calibri"/>
                  </w:rPr>
                </w:rPrChange>
              </w:rPr>
              <w:t>Peter</w:t>
            </w:r>
          </w:p>
          <w:p w14:paraId="212C3E07" w14:textId="77777777" w:rsidR="00083B4D" w:rsidRPr="00887067" w:rsidRDefault="00083B4D" w:rsidP="00AF647B">
            <w:pPr>
              <w:rPr>
                <w:rFonts w:ascii="Times New Roman" w:hAnsi="Times New Roman" w:cs="Times New Roman"/>
              </w:rPr>
              <w:pPrChange w:id="814" w:author="Ofelia Symes" w:date="2018-12-14T10:11:00Z">
                <w:pPr>
                  <w:spacing w:line="360" w:lineRule="auto"/>
                </w:pPr>
              </w:pPrChange>
            </w:pPr>
            <w:r w:rsidRPr="00887067">
              <w:rPr>
                <w:rPrChange w:id="815" w:author="Ofelia Symes" w:date="2018-12-14T10:11:00Z">
                  <w:rPr>
                    <w:rFonts w:ascii="Calibri" w:hAnsi="Calibri"/>
                  </w:rPr>
                </w:rPrChange>
              </w:rPr>
              <w:t>Gitte</w:t>
            </w:r>
          </w:p>
          <w:p w14:paraId="39544A5E" w14:textId="77777777" w:rsidR="00083B4D" w:rsidRPr="00887067" w:rsidRDefault="00083B4D" w:rsidP="00AF647B">
            <w:pPr>
              <w:rPr>
                <w:rFonts w:ascii="Times New Roman" w:hAnsi="Times New Roman" w:cs="Times New Roman"/>
              </w:rPr>
              <w:pPrChange w:id="816" w:author="Ofelia Symes" w:date="2018-12-14T10:11:00Z">
                <w:pPr>
                  <w:spacing w:line="360" w:lineRule="auto"/>
                </w:pPr>
              </w:pPrChange>
            </w:pPr>
            <w:r w:rsidRPr="00887067">
              <w:rPr>
                <w:rPrChange w:id="817" w:author="Ofelia Symes" w:date="2018-12-14T10:11:00Z">
                  <w:rPr>
                    <w:rFonts w:ascii="Calibri" w:hAnsi="Calibri"/>
                  </w:rPr>
                </w:rPrChange>
              </w:rPr>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18"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1B5B7FC" w14:textId="77777777" w:rsidR="00083B4D" w:rsidRPr="00887067" w:rsidRDefault="00083B4D" w:rsidP="00AF647B">
            <w:pPr>
              <w:rPr>
                <w:rFonts w:ascii="Times New Roman" w:hAnsi="Times New Roman" w:cs="Times New Roman"/>
              </w:rPr>
              <w:pPrChange w:id="819" w:author="Ofelia Symes" w:date="2018-12-14T10:11:00Z">
                <w:pPr>
                  <w:spacing w:line="360" w:lineRule="auto"/>
                </w:pPr>
              </w:pPrChange>
            </w:pPr>
            <w:r w:rsidRPr="00887067">
              <w:rPr>
                <w:rPrChange w:id="820" w:author="Ofelia Symes" w:date="2018-12-14T10:11:00Z">
                  <w:rPr>
                    <w:rFonts w:ascii="Calibri" w:hAnsi="Calibri"/>
                  </w:rPr>
                </w:rPrChange>
              </w:rPr>
              <w:lastRenderedPageBreak/>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21"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63603575" w14:textId="77777777" w:rsidR="00083B4D" w:rsidRPr="00887067" w:rsidRDefault="00083B4D" w:rsidP="00AF647B">
            <w:pPr>
              <w:rPr>
                <w:rFonts w:ascii="Times New Roman" w:hAnsi="Times New Roman" w:cs="Times New Roman"/>
              </w:rPr>
              <w:pPrChange w:id="822" w:author="Ofelia Symes" w:date="2018-12-14T10:11:00Z">
                <w:pPr>
                  <w:spacing w:line="360" w:lineRule="auto"/>
                </w:pPr>
              </w:pPrChange>
            </w:pPr>
            <w:r w:rsidRPr="00887067">
              <w:rPr>
                <w:rPrChange w:id="823" w:author="Ofelia Symes" w:date="2018-12-14T10:11:00Z">
                  <w:rPr>
                    <w:rFonts w:ascii="Calibri" w:hAnsi="Calibri"/>
                  </w:rPr>
                </w:rPrChange>
              </w:rPr>
              <w:t xml:space="preserve"> </w:t>
            </w:r>
          </w:p>
        </w:tc>
      </w:tr>
      <w:tr w:rsidR="00083B4D" w:rsidRPr="00887067" w14:paraId="009087A4" w14:textId="77777777" w:rsidTr="00083B4D">
        <w:tblPrEx>
          <w:tblW w:w="0" w:type="auto"/>
          <w:tblCellMar>
            <w:top w:w="15" w:type="dxa"/>
            <w:left w:w="15" w:type="dxa"/>
            <w:bottom w:w="15" w:type="dxa"/>
            <w:right w:w="15" w:type="dxa"/>
          </w:tblCellMar>
          <w:tblPrExChange w:id="824" w:author="Ofelia Symes" w:date="2018-12-14T10:11:00Z">
            <w:tblPrEx>
              <w:tblW w:w="0" w:type="auto"/>
              <w:tblCellMar>
                <w:top w:w="15" w:type="dxa"/>
                <w:left w:w="15" w:type="dxa"/>
                <w:bottom w:w="15" w:type="dxa"/>
                <w:right w:w="15" w:type="dxa"/>
              </w:tblCellMar>
            </w:tblPrEx>
          </w:tblPrExChange>
        </w:tblPrEx>
        <w:trPr>
          <w:trHeight w:val="1960"/>
          <w:trPrChange w:id="825" w:author="Ofelia Symes" w:date="2018-12-14T10:11:00Z">
            <w:trPr>
              <w:trHeight w:val="19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2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1E1270E" w14:textId="77777777" w:rsidR="00083B4D" w:rsidRPr="00887067" w:rsidRDefault="00083B4D" w:rsidP="00AF647B">
            <w:pPr>
              <w:rPr>
                <w:rFonts w:ascii="Times New Roman" w:hAnsi="Times New Roman" w:cs="Times New Roman"/>
              </w:rPr>
              <w:pPrChange w:id="827" w:author="Ofelia Symes" w:date="2018-12-14T10:11:00Z">
                <w:pPr>
                  <w:spacing w:line="360" w:lineRule="auto"/>
                </w:pPr>
              </w:pPrChange>
            </w:pPr>
            <w:r w:rsidRPr="00887067">
              <w:rPr>
                <w:rPrChange w:id="828" w:author="Ofelia Symes" w:date="2018-12-14T10:11:00Z">
                  <w:rPr>
                    <w:rFonts w:ascii="Calibri" w:hAnsi="Calibri"/>
                  </w:rPr>
                </w:rPrChange>
              </w:rPr>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29"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05A40640" w14:textId="77777777" w:rsidR="00083B4D" w:rsidRPr="00887067" w:rsidRDefault="00083B4D" w:rsidP="00AF647B">
            <w:pPr>
              <w:rPr>
                <w:rFonts w:ascii="Times New Roman" w:hAnsi="Times New Roman" w:cs="Times New Roman"/>
              </w:rPr>
              <w:pPrChange w:id="830" w:author="Ofelia Symes" w:date="2018-12-14T10:11:00Z">
                <w:pPr>
                  <w:spacing w:line="360" w:lineRule="auto"/>
                </w:pPr>
              </w:pPrChange>
            </w:pPr>
            <w:r w:rsidRPr="00887067">
              <w:rPr>
                <w:rPrChange w:id="831" w:author="Ofelia Symes" w:date="2018-12-14T10:11:00Z">
                  <w:rPr>
                    <w:rFonts w:ascii="Calibri" w:hAnsi="Calibri"/>
                  </w:rPr>
                </w:rPrChange>
              </w:rPr>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14:paraId="00F14B0D" w14:textId="77777777" w:rsidTr="00083B4D">
        <w:tblPrEx>
          <w:tblW w:w="0" w:type="auto"/>
          <w:tblCellMar>
            <w:top w:w="15" w:type="dxa"/>
            <w:left w:w="15" w:type="dxa"/>
            <w:bottom w:w="15" w:type="dxa"/>
            <w:right w:w="15" w:type="dxa"/>
          </w:tblCellMar>
          <w:tblPrExChange w:id="832" w:author="Ofelia Symes" w:date="2018-12-14T10:11:00Z">
            <w:tblPrEx>
              <w:tblW w:w="0" w:type="auto"/>
              <w:tblCellMar>
                <w:top w:w="15" w:type="dxa"/>
                <w:left w:w="15" w:type="dxa"/>
                <w:bottom w:w="15" w:type="dxa"/>
                <w:right w:w="15" w:type="dxa"/>
              </w:tblCellMar>
            </w:tblPrEx>
          </w:tblPrExChange>
        </w:tblPrEx>
        <w:trPr>
          <w:trHeight w:val="2400"/>
          <w:trPrChange w:id="833" w:author="Ofelia Symes" w:date="2018-12-14T10:11:00Z">
            <w:trPr>
              <w:trHeight w:val="240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34"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3B04F82" w14:textId="77777777" w:rsidR="00083B4D" w:rsidRPr="00887067" w:rsidRDefault="00083B4D" w:rsidP="00AF647B">
            <w:pPr>
              <w:rPr>
                <w:rFonts w:ascii="Times New Roman" w:hAnsi="Times New Roman" w:cs="Times New Roman"/>
              </w:rPr>
              <w:pPrChange w:id="835" w:author="Ofelia Symes" w:date="2018-12-14T10:11:00Z">
                <w:pPr>
                  <w:spacing w:line="360" w:lineRule="auto"/>
                </w:pPr>
              </w:pPrChange>
            </w:pPr>
            <w:r w:rsidRPr="00887067">
              <w:rPr>
                <w:rPrChange w:id="836" w:author="Ofelia Symes" w:date="2018-12-14T10:11:00Z">
                  <w:rPr>
                    <w:rFonts w:ascii="Calibri" w:hAnsi="Calibri"/>
                  </w:rPr>
                </w:rPrChange>
              </w:rPr>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37"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DE6F928" w14:textId="77777777" w:rsidR="00083B4D" w:rsidRPr="00887067" w:rsidRDefault="00083B4D" w:rsidP="00AF647B">
            <w:pPr>
              <w:rPr>
                <w:rFonts w:ascii="Times New Roman" w:hAnsi="Times New Roman" w:cs="Times New Roman"/>
              </w:rPr>
              <w:pPrChange w:id="838" w:author="Ofelia Symes" w:date="2018-12-14T10:11:00Z">
                <w:pPr>
                  <w:spacing w:line="360" w:lineRule="auto"/>
                </w:pPr>
              </w:pPrChange>
            </w:pPr>
            <w:r w:rsidRPr="00887067">
              <w:rPr>
                <w:rPrChange w:id="839" w:author="Ofelia Symes" w:date="2018-12-14T10:11:00Z">
                  <w:rPr>
                    <w:rFonts w:ascii="Calibri" w:hAnsi="Calibri"/>
                  </w:rPr>
                </w:rPrChange>
              </w:rPr>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14:paraId="4ADD48DE" w14:textId="77777777" w:rsidTr="00083B4D">
        <w:tblPrEx>
          <w:tblW w:w="0" w:type="auto"/>
          <w:tblCellMar>
            <w:top w:w="15" w:type="dxa"/>
            <w:left w:w="15" w:type="dxa"/>
            <w:bottom w:w="15" w:type="dxa"/>
            <w:right w:w="15" w:type="dxa"/>
          </w:tblCellMar>
          <w:tblPrExChange w:id="840" w:author="Ofelia Symes" w:date="2018-12-14T10:11:00Z">
            <w:tblPrEx>
              <w:tblW w:w="0" w:type="auto"/>
              <w:tblCellMar>
                <w:top w:w="15" w:type="dxa"/>
                <w:left w:w="15" w:type="dxa"/>
                <w:bottom w:w="15" w:type="dxa"/>
                <w:right w:w="15" w:type="dxa"/>
              </w:tblCellMar>
            </w:tblPrEx>
          </w:tblPrExChange>
        </w:tblPrEx>
        <w:trPr>
          <w:trHeight w:val="2040"/>
          <w:trPrChange w:id="841" w:author="Ofelia Symes" w:date="2018-12-14T10:11:00Z">
            <w:trPr>
              <w:trHeight w:val="204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42"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3D8EB31" w14:textId="77777777" w:rsidR="00083B4D" w:rsidRPr="00887067" w:rsidRDefault="00083B4D" w:rsidP="00AF647B">
            <w:pPr>
              <w:rPr>
                <w:rFonts w:ascii="Times New Roman" w:hAnsi="Times New Roman" w:cs="Times New Roman"/>
              </w:rPr>
              <w:pPrChange w:id="843" w:author="Ofelia Symes" w:date="2018-12-14T10:11:00Z">
                <w:pPr>
                  <w:spacing w:line="360" w:lineRule="auto"/>
                </w:pPr>
              </w:pPrChange>
            </w:pPr>
            <w:r w:rsidRPr="00887067">
              <w:rPr>
                <w:rPrChange w:id="844" w:author="Ofelia Symes" w:date="2018-12-14T10:11:00Z">
                  <w:rPr>
                    <w:rFonts w:ascii="Calibri" w:hAnsi="Calibri"/>
                  </w:rPr>
                </w:rPrChange>
              </w:rPr>
              <w:t>FORVENTET EFFEKT</w:t>
            </w:r>
          </w:p>
          <w:p w14:paraId="73C39CDA" w14:textId="77777777" w:rsidR="00083B4D" w:rsidRPr="00887067" w:rsidRDefault="00083B4D" w:rsidP="00AF647B">
            <w:pPr>
              <w:rPr>
                <w:rFonts w:ascii="Times New Roman" w:hAnsi="Times New Roman" w:cs="Times New Roman"/>
              </w:rPr>
              <w:pPrChange w:id="845" w:author="Ofelia Symes" w:date="2018-12-14T10:11:00Z">
                <w:pPr>
                  <w:spacing w:line="360" w:lineRule="auto"/>
                </w:pPr>
              </w:pPrChange>
            </w:pPr>
            <w:r w:rsidRPr="00887067">
              <w:rPr>
                <w:rPrChange w:id="846" w:author="Ofelia Symes" w:date="2018-12-14T10:11:00Z">
                  <w:rPr>
                    <w:rFonts w:ascii="Calibri" w:hAnsi="Calibri"/>
                  </w:rPr>
                </w:rPrChange>
              </w:rPr>
              <w:t>Herunder:</w:t>
            </w:r>
          </w:p>
          <w:p w14:paraId="32654BA3" w14:textId="77777777" w:rsidR="00083B4D" w:rsidRPr="00887067" w:rsidRDefault="00083B4D" w:rsidP="00AF647B">
            <w:pPr>
              <w:rPr>
                <w:rFonts w:ascii="Times New Roman" w:hAnsi="Times New Roman" w:cs="Times New Roman"/>
              </w:rPr>
              <w:pPrChange w:id="847" w:author="Ofelia Symes" w:date="2018-12-14T10:11:00Z">
                <w:pPr>
                  <w:spacing w:line="360" w:lineRule="auto"/>
                </w:pPr>
              </w:pPrChange>
            </w:pPr>
            <w:r w:rsidRPr="00887067">
              <w:rPr>
                <w:rPrChange w:id="848" w:author="Ofelia Symes" w:date="2018-12-14T10:11:00Z">
                  <w:rPr>
                    <w:rFonts w:ascii="Calibri" w:hAnsi="Calibri"/>
                  </w:rPr>
                </w:rPrChange>
              </w:rPr>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49"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3136A2E" w14:textId="77777777" w:rsidR="00083B4D" w:rsidRPr="00887067" w:rsidRDefault="00083B4D" w:rsidP="00AF647B">
            <w:pPr>
              <w:rPr>
                <w:rFonts w:ascii="Times New Roman" w:hAnsi="Times New Roman" w:cs="Times New Roman"/>
              </w:rPr>
              <w:pPrChange w:id="850" w:author="Ofelia Symes" w:date="2018-12-14T10:11:00Z">
                <w:pPr>
                  <w:spacing w:line="360" w:lineRule="auto"/>
                </w:pPr>
              </w:pPrChange>
            </w:pPr>
            <w:r w:rsidRPr="00887067">
              <w:rPr>
                <w:rPrChange w:id="851" w:author="Ofelia Symes" w:date="2018-12-14T10:11:00Z">
                  <w:rPr>
                    <w:rFonts w:ascii="Calibri" w:hAnsi="Calibri"/>
                  </w:rPr>
                </w:rPrChange>
              </w:rPr>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14:paraId="06CB7500" w14:textId="77777777" w:rsidTr="00083B4D">
        <w:tblPrEx>
          <w:tblW w:w="0" w:type="auto"/>
          <w:tblCellMar>
            <w:top w:w="15" w:type="dxa"/>
            <w:left w:w="15" w:type="dxa"/>
            <w:bottom w:w="15" w:type="dxa"/>
            <w:right w:w="15" w:type="dxa"/>
          </w:tblCellMar>
          <w:tblPrExChange w:id="852" w:author="Ofelia Symes" w:date="2018-12-14T10:11:00Z">
            <w:tblPrEx>
              <w:tblW w:w="0" w:type="auto"/>
              <w:tblCellMar>
                <w:top w:w="15" w:type="dxa"/>
                <w:left w:w="15" w:type="dxa"/>
                <w:bottom w:w="15" w:type="dxa"/>
                <w:right w:w="15" w:type="dxa"/>
              </w:tblCellMar>
            </w:tblPrEx>
          </w:tblPrExChange>
        </w:tblPrEx>
        <w:trPr>
          <w:trHeight w:val="5360"/>
          <w:trPrChange w:id="853" w:author="Ofelia Symes" w:date="2018-12-14T10:11:00Z">
            <w:trPr>
              <w:trHeight w:val="536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54"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64144B1" w14:textId="77777777" w:rsidR="00083B4D" w:rsidRPr="00887067" w:rsidRDefault="00083B4D" w:rsidP="00AF647B">
            <w:pPr>
              <w:rPr>
                <w:rFonts w:ascii="Times New Roman" w:hAnsi="Times New Roman" w:cs="Times New Roman"/>
              </w:rPr>
              <w:pPrChange w:id="855" w:author="Ofelia Symes" w:date="2018-12-14T10:11:00Z">
                <w:pPr>
                  <w:spacing w:line="360" w:lineRule="auto"/>
                </w:pPr>
              </w:pPrChange>
            </w:pPr>
            <w:r w:rsidRPr="00887067">
              <w:rPr>
                <w:rPrChange w:id="856" w:author="Ofelia Symes" w:date="2018-12-14T10:11:00Z">
                  <w:rPr>
                    <w:rFonts w:ascii="Calibri" w:hAnsi="Calibri"/>
                  </w:rPr>
                </w:rPrChange>
              </w:rPr>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57"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0F4FE30" w14:textId="77777777" w:rsidR="00083B4D" w:rsidRPr="00887067" w:rsidRDefault="00083B4D" w:rsidP="00AF647B">
            <w:pPr>
              <w:rPr>
                <w:rFonts w:ascii="Times New Roman" w:hAnsi="Times New Roman" w:cs="Times New Roman"/>
              </w:rPr>
              <w:pPrChange w:id="858" w:author="Ofelia Symes" w:date="2018-12-14T10:11:00Z">
                <w:pPr>
                  <w:spacing w:line="360" w:lineRule="auto"/>
                </w:pPr>
              </w:pPrChange>
            </w:pPr>
            <w:r w:rsidRPr="00887067">
              <w:rPr>
                <w:rPrChange w:id="859" w:author="Ofelia Symes" w:date="2018-12-14T10:11:00Z">
                  <w:rPr>
                    <w:rFonts w:ascii="Calibri" w:hAnsi="Calibri"/>
                  </w:rPr>
                </w:rPrChange>
              </w:rPr>
              <w:t>At vi ikke bliver færdige til tiden.</w:t>
            </w:r>
          </w:p>
          <w:p w14:paraId="41C840A5" w14:textId="77777777" w:rsidR="00083B4D" w:rsidRPr="00887067" w:rsidRDefault="00083B4D" w:rsidP="00AF647B">
            <w:pPr>
              <w:rPr>
                <w:rFonts w:ascii="Times New Roman" w:hAnsi="Times New Roman" w:cs="Times New Roman"/>
              </w:rPr>
              <w:pPrChange w:id="860" w:author="Ofelia Symes" w:date="2018-12-14T10:11:00Z">
                <w:pPr>
                  <w:spacing w:line="360" w:lineRule="auto"/>
                </w:pPr>
              </w:pPrChange>
            </w:pPr>
            <w:r w:rsidRPr="00887067">
              <w:rPr>
                <w:rPrChange w:id="861" w:author="Ofelia Symes" w:date="2018-12-14T10:11:00Z">
                  <w:rPr>
                    <w:rFonts w:ascii="Calibri" w:hAnsi="Calibri"/>
                  </w:rPr>
                </w:rPrChange>
              </w:rPr>
              <w:t xml:space="preserve"> </w:t>
            </w:r>
          </w:p>
          <w:tbl>
            <w:tblPr>
              <w:tblW w:w="0" w:type="auto"/>
              <w:tblCellMar>
                <w:top w:w="15" w:type="dxa"/>
                <w:left w:w="15" w:type="dxa"/>
                <w:bottom w:w="15" w:type="dxa"/>
                <w:right w:w="15" w:type="dxa"/>
              </w:tblCellMar>
              <w:tblLook w:val="04A0" w:firstRow="1" w:lastRow="0" w:firstColumn="1" w:lastColumn="0" w:noHBand="0" w:noVBand="1"/>
              <w:tblPrChange w:id="862" w:author="Ofelia Symes" w:date="2018-12-14T10:11:00Z">
                <w:tblPr>
                  <w:tblW w:w="0" w:type="auto"/>
                  <w:tblCellMar>
                    <w:top w:w="15" w:type="dxa"/>
                    <w:left w:w="15" w:type="dxa"/>
                    <w:bottom w:w="15" w:type="dxa"/>
                    <w:right w:w="15" w:type="dxa"/>
                  </w:tblCellMar>
                  <w:tblLook w:val="04A0" w:firstRow="1" w:lastRow="0" w:firstColumn="1" w:lastColumn="0" w:noHBand="0" w:noVBand="1"/>
                </w:tblPr>
              </w:tblPrChange>
            </w:tblPr>
            <w:tblGrid>
              <w:gridCol w:w="4042"/>
              <w:gridCol w:w="643"/>
              <w:gridCol w:w="960"/>
              <w:gridCol w:w="557"/>
              <w:tblGridChange w:id="863">
                <w:tblGrid>
                  <w:gridCol w:w="3956"/>
                  <w:gridCol w:w="86"/>
                  <w:gridCol w:w="500"/>
                  <w:gridCol w:w="143"/>
                  <w:gridCol w:w="803"/>
                  <w:gridCol w:w="157"/>
                  <w:gridCol w:w="377"/>
                  <w:gridCol w:w="180"/>
                </w:tblGrid>
              </w:tblGridChange>
            </w:tblGrid>
            <w:tr w:rsidR="00083B4D" w:rsidRPr="00887067" w14:paraId="7B5BCC4C" w14:textId="77777777" w:rsidTr="00083B4D">
              <w:trPr>
                <w:trHeight w:val="1480"/>
                <w:trPrChange w:id="864" w:author="Ofelia Symes" w:date="2018-12-14T10:11:00Z">
                  <w:trPr>
                    <w:gridAfter w:val="0"/>
                    <w:trHeight w:val="1480"/>
                  </w:trPr>
                </w:trPrChange>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Change w:id="865" w:author="Ofelia Symes" w:date="2018-12-14T10:11:00Z">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tcPrChange>
                </w:tcPr>
                <w:p w14:paraId="3A64BF2D" w14:textId="77777777" w:rsidR="00083B4D" w:rsidRPr="00887067" w:rsidRDefault="00083B4D" w:rsidP="00AF647B">
                  <w:pPr>
                    <w:rPr>
                      <w:rFonts w:ascii="Times New Roman" w:hAnsi="Times New Roman" w:cs="Times New Roman"/>
                    </w:rPr>
                    <w:pPrChange w:id="866" w:author="Ofelia Symes" w:date="2018-12-14T10:11:00Z">
                      <w:pPr>
                        <w:spacing w:line="360" w:lineRule="auto"/>
                      </w:pPr>
                    </w:pPrChange>
                  </w:pPr>
                  <w:r w:rsidRPr="00887067">
                    <w:rPr>
                      <w:rPrChange w:id="867" w:author="Ofelia Symes" w:date="2018-12-14T10:11:00Z">
                        <w:rPr>
                          <w:rFonts w:ascii="Calibri" w:hAnsi="Calibri"/>
                        </w:rPr>
                      </w:rPrChange>
                    </w:rPr>
                    <w:t xml:space="preserve">                         </w:t>
                  </w:r>
                  <w:r w:rsidRPr="00887067">
                    <w:rPr>
                      <w:rPrChange w:id="868" w:author="Ofelia Symes" w:date="2018-12-14T10:11:00Z">
                        <w:rPr>
                          <w:rFonts w:ascii="Calibri" w:hAnsi="Calibri"/>
                        </w:rPr>
                      </w:rPrChange>
                    </w:rPr>
                    <w:tab/>
                    <w:t>Konsekvens</w:t>
                  </w:r>
                </w:p>
                <w:p w14:paraId="4606F4E5" w14:textId="77777777" w:rsidR="00083B4D" w:rsidRPr="00887067" w:rsidRDefault="00083B4D" w:rsidP="00AF647B">
                  <w:pPr>
                    <w:rPr>
                      <w:rFonts w:ascii="Times New Roman" w:hAnsi="Times New Roman" w:cs="Times New Roman"/>
                    </w:rPr>
                    <w:pPrChange w:id="869" w:author="Ofelia Symes" w:date="2018-12-14T10:11:00Z">
                      <w:pPr>
                        <w:spacing w:line="360" w:lineRule="auto"/>
                      </w:pPr>
                    </w:pPrChange>
                  </w:pPr>
                  <w:r w:rsidRPr="00887067">
                    <w:rPr>
                      <w:rPrChange w:id="870" w:author="Ofelia Symes" w:date="2018-12-14T10:11:00Z">
                        <w:rPr>
                          <w:rFonts w:ascii="Calibri" w:hAnsi="Calibri"/>
                        </w:rPr>
                      </w:rPrChange>
                    </w:rPr>
                    <w:t xml:space="preserve"> </w:t>
                  </w:r>
                </w:p>
                <w:p w14:paraId="13EDBCFA" w14:textId="77777777" w:rsidR="00083B4D" w:rsidRPr="00887067" w:rsidRDefault="00083B4D" w:rsidP="00AF647B">
                  <w:pPr>
                    <w:rPr>
                      <w:rFonts w:ascii="Times New Roman" w:hAnsi="Times New Roman" w:cs="Times New Roman"/>
                    </w:rPr>
                    <w:pPrChange w:id="871" w:author="Ofelia Symes" w:date="2018-12-14T10:11:00Z">
                      <w:pPr>
                        <w:spacing w:line="360" w:lineRule="auto"/>
                      </w:pPr>
                    </w:pPrChange>
                  </w:pPr>
                  <w:r w:rsidRPr="00887067">
                    <w:rPr>
                      <w:rPrChange w:id="872" w:author="Ofelia Symes" w:date="2018-12-14T10:11:00Z">
                        <w:rPr>
                          <w:rFonts w:ascii="Calibri" w:hAnsi="Calibri"/>
                        </w:rPr>
                      </w:rPrChange>
                    </w:rPr>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Change w:id="873" w:author="Ofelia Symes" w:date="2018-12-14T10:11:00Z">
                    <w:tcPr>
                      <w:tcW w:w="0" w:type="auto"/>
                      <w:gridSpan w:val="2"/>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tcPrChange>
                </w:tcPr>
                <w:p w14:paraId="227776BF" w14:textId="77777777" w:rsidR="00083B4D" w:rsidRPr="00887067" w:rsidRDefault="00083B4D" w:rsidP="00AF647B">
                  <w:pPr>
                    <w:rPr>
                      <w:rFonts w:ascii="Times New Roman" w:hAnsi="Times New Roman" w:cs="Times New Roman"/>
                    </w:rPr>
                    <w:pPrChange w:id="874" w:author="Ofelia Symes" w:date="2018-12-14T10:11:00Z">
                      <w:pPr>
                        <w:spacing w:line="360" w:lineRule="auto"/>
                      </w:pPr>
                    </w:pPrChange>
                  </w:pPr>
                  <w:r w:rsidRPr="00887067">
                    <w:rPr>
                      <w:rPrChange w:id="875" w:author="Ofelia Symes" w:date="2018-12-14T10:11:00Z">
                        <w:rPr>
                          <w:rFonts w:ascii="Calibri" w:hAnsi="Calibri"/>
                        </w:rPr>
                      </w:rPrChange>
                    </w:rPr>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876" w:author="Ofelia Symes" w:date="2018-12-14T10:11:00Z">
                    <w:tcPr>
                      <w:tcW w:w="0" w:type="auto"/>
                      <w:gridSpan w:val="2"/>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135281" w14:textId="77777777" w:rsidR="00083B4D" w:rsidRPr="00887067" w:rsidRDefault="00083B4D" w:rsidP="00AF647B">
                  <w:pPr>
                    <w:rPr>
                      <w:rFonts w:ascii="Times New Roman" w:hAnsi="Times New Roman" w:cs="Times New Roman"/>
                    </w:rPr>
                    <w:pPrChange w:id="877" w:author="Ofelia Symes" w:date="2018-12-14T10:11:00Z">
                      <w:pPr>
                        <w:spacing w:line="360" w:lineRule="auto"/>
                      </w:pPr>
                    </w:pPrChange>
                  </w:pPr>
                  <w:r w:rsidRPr="00887067">
                    <w:rPr>
                      <w:rPrChange w:id="878" w:author="Ofelia Symes" w:date="2018-12-14T10:11:00Z">
                        <w:rPr>
                          <w:rFonts w:ascii="Calibri" w:hAnsi="Calibri"/>
                        </w:rPr>
                      </w:rPrChange>
                    </w:rPr>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Change w:id="879" w:author="Ofelia Symes" w:date="2018-12-14T10:11:00Z">
                    <w:tcPr>
                      <w:tcW w:w="0" w:type="auto"/>
                      <w:gridSpan w:val="2"/>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tcPrChange>
                </w:tcPr>
                <w:p w14:paraId="6C5105E3" w14:textId="77777777" w:rsidR="00083B4D" w:rsidRPr="00887067" w:rsidRDefault="00083B4D" w:rsidP="00AF647B">
                  <w:pPr>
                    <w:rPr>
                      <w:rFonts w:ascii="Times New Roman" w:hAnsi="Times New Roman" w:cs="Times New Roman"/>
                    </w:rPr>
                    <w:pPrChange w:id="880" w:author="Ofelia Symes" w:date="2018-12-14T10:11:00Z">
                      <w:pPr>
                        <w:spacing w:line="360" w:lineRule="auto"/>
                      </w:pPr>
                    </w:pPrChange>
                  </w:pPr>
                  <w:r w:rsidRPr="00887067">
                    <w:rPr>
                      <w:rPrChange w:id="881" w:author="Ofelia Symes" w:date="2018-12-14T10:11:00Z">
                        <w:rPr>
                          <w:rFonts w:ascii="Calibri" w:hAnsi="Calibri"/>
                        </w:rPr>
                      </w:rPrChange>
                    </w:rPr>
                    <w:t>Høj</w:t>
                  </w:r>
                </w:p>
              </w:tc>
            </w:tr>
            <w:tr w:rsidR="007C65EA" w:rsidRPr="00887067" w14:paraId="19885FD2" w14:textId="7777777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0BB9831D" w14:textId="77777777" w:rsidR="00083B4D" w:rsidRPr="00887067" w:rsidRDefault="00083B4D" w:rsidP="00AF647B">
                  <w:pPr>
                    <w:rPr>
                      <w:rFonts w:ascii="Times New Roman" w:hAnsi="Times New Roman" w:cs="Times New Roman"/>
                    </w:rPr>
                    <w:pPrChange w:id="882" w:author="Ofelia Symes" w:date="2018-12-14T10:11:00Z">
                      <w:pPr>
                        <w:spacing w:line="360" w:lineRule="auto"/>
                      </w:pPr>
                    </w:pPrChange>
                  </w:pPr>
                  <w:r w:rsidRPr="00887067">
                    <w:rPr>
                      <w:rPrChange w:id="883" w:author="Ofelia Symes" w:date="2018-12-14T10:11:00Z">
                        <w:rPr>
                          <w:rFonts w:ascii="Calibri" w:hAnsi="Calibri"/>
                        </w:rPr>
                      </w:rPrChange>
                    </w:rPr>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66E79A9E" w14:textId="77777777" w:rsidR="00083B4D" w:rsidRPr="00887067" w:rsidRDefault="00083B4D" w:rsidP="00AF647B">
                  <w:pPr>
                    <w:rPr>
                      <w:rFonts w:ascii="Times New Roman" w:hAnsi="Times New Roman" w:cs="Times New Roman"/>
                    </w:rPr>
                    <w:pPrChange w:id="884" w:author="Ofelia Symes" w:date="2018-12-14T10:11:00Z">
                      <w:pPr>
                        <w:spacing w:line="360" w:lineRule="auto"/>
                      </w:pPr>
                    </w:pPrChange>
                  </w:pPr>
                  <w:r w:rsidRPr="00887067">
                    <w:rPr>
                      <w:rPrChange w:id="885" w:author="Ofelia Symes" w:date="2018-12-14T10:11:00Z">
                        <w:rPr>
                          <w:rFonts w:ascii="Calibri" w:hAnsi="Calibri"/>
                        </w:rPr>
                      </w:rPrChange>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5E238A3F" w14:textId="77777777" w:rsidR="00083B4D" w:rsidRPr="00887067" w:rsidRDefault="00083B4D" w:rsidP="00AF647B">
                  <w:pPr>
                    <w:rPr>
                      <w:rFonts w:ascii="Times New Roman" w:hAnsi="Times New Roman" w:cs="Times New Roman"/>
                    </w:rPr>
                    <w:pPrChange w:id="886" w:author="Ofelia Symes" w:date="2018-12-14T10:11:00Z">
                      <w:pPr>
                        <w:spacing w:line="360" w:lineRule="auto"/>
                      </w:pPr>
                    </w:pPrChange>
                  </w:pPr>
                  <w:r w:rsidRPr="00887067">
                    <w:rPr>
                      <w:rPrChange w:id="887" w:author="Ofelia Symes" w:date="2018-12-14T10:11:00Z">
                        <w:rPr>
                          <w:rFonts w:ascii="Calibri" w:hAnsi="Calibri"/>
                        </w:rPr>
                      </w:rPrChange>
                    </w:rPr>
                    <w:t xml:space="preserve"> </w:t>
                  </w:r>
                </w:p>
                <w:p w14:paraId="147B6D7A" w14:textId="77777777" w:rsidR="00083B4D" w:rsidRPr="00887067" w:rsidRDefault="00083B4D" w:rsidP="00AF647B">
                  <w:pPr>
                    <w:rPr>
                      <w:rFonts w:ascii="Times New Roman" w:hAnsi="Times New Roman" w:cs="Times New Roman"/>
                    </w:rPr>
                    <w:pPrChange w:id="888" w:author="Ofelia Symes" w:date="2018-12-14T10:11:00Z">
                      <w:pPr>
                        <w:spacing w:line="360" w:lineRule="auto"/>
                      </w:pPr>
                    </w:pPrChange>
                  </w:pPr>
                  <w:r w:rsidRPr="00887067">
                    <w:rPr>
                      <w:rPrChange w:id="889" w:author="Ofelia Symes" w:date="2018-12-14T10:11:00Z">
                        <w:rPr>
                          <w:rFonts w:ascii="Calibri" w:hAnsi="Calibri"/>
                        </w:rPr>
                      </w:rPrChange>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14:paraId="5E23ABF3" w14:textId="77777777" w:rsidR="00083B4D" w:rsidRPr="00887067" w:rsidRDefault="00083B4D" w:rsidP="00AF647B">
                  <w:pPr>
                    <w:rPr>
                      <w:rFonts w:ascii="Times New Roman" w:hAnsi="Times New Roman" w:cs="Times New Roman"/>
                    </w:rPr>
                    <w:pPrChange w:id="890" w:author="Ofelia Symes" w:date="2018-12-14T10:11:00Z">
                      <w:pPr>
                        <w:spacing w:line="360" w:lineRule="auto"/>
                      </w:pPr>
                    </w:pPrChange>
                  </w:pPr>
                  <w:r w:rsidRPr="00887067">
                    <w:rPr>
                      <w:rPrChange w:id="891" w:author="Ofelia Symes" w:date="2018-12-14T10:11:00Z">
                        <w:rPr>
                          <w:rFonts w:ascii="Calibri" w:hAnsi="Calibri"/>
                        </w:rPr>
                      </w:rPrChange>
                    </w:rPr>
                    <w:t xml:space="preserve"> X</w:t>
                  </w:r>
                </w:p>
              </w:tc>
            </w:tr>
            <w:tr w:rsidR="007C65EA" w:rsidRPr="00887067" w14:paraId="39B4EF53" w14:textId="7777777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1FD0CD43" w14:textId="77777777" w:rsidR="00083B4D" w:rsidRPr="00887067" w:rsidRDefault="00083B4D" w:rsidP="00AF647B">
                  <w:pPr>
                    <w:rPr>
                      <w:rFonts w:ascii="Times New Roman" w:hAnsi="Times New Roman" w:cs="Times New Roman"/>
                    </w:rPr>
                    <w:pPrChange w:id="892" w:author="Ofelia Symes" w:date="2018-12-14T10:11:00Z">
                      <w:pPr>
                        <w:spacing w:line="360" w:lineRule="auto"/>
                      </w:pPr>
                    </w:pPrChange>
                  </w:pPr>
                  <w:r w:rsidRPr="00887067">
                    <w:rPr>
                      <w:rPrChange w:id="893" w:author="Ofelia Symes" w:date="2018-12-14T10:11:00Z">
                        <w:rPr>
                          <w:rFonts w:ascii="Calibri" w:hAnsi="Calibri"/>
                        </w:rPr>
                      </w:rPrChange>
                    </w:rPr>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285F523E" w14:textId="77777777" w:rsidR="00083B4D" w:rsidRPr="00887067" w:rsidRDefault="00083B4D" w:rsidP="00AF647B">
                  <w:pPr>
                    <w:rPr>
                      <w:rFonts w:ascii="Times New Roman" w:hAnsi="Times New Roman" w:cs="Times New Roman"/>
                    </w:rPr>
                    <w:pPrChange w:id="894" w:author="Ofelia Symes" w:date="2018-12-14T10:11:00Z">
                      <w:pPr>
                        <w:spacing w:line="360" w:lineRule="auto"/>
                      </w:pPr>
                    </w:pPrChange>
                  </w:pPr>
                  <w:r w:rsidRPr="00887067">
                    <w:rPr>
                      <w:rPrChange w:id="895" w:author="Ofelia Symes" w:date="2018-12-14T10:11:00Z">
                        <w:rPr>
                          <w:rFonts w:ascii="Calibri" w:hAnsi="Calibri"/>
                        </w:rPr>
                      </w:rPrChange>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14:paraId="6BE2D243" w14:textId="77777777" w:rsidR="00083B4D" w:rsidRPr="00887067" w:rsidRDefault="00083B4D" w:rsidP="00AF647B">
                  <w:pPr>
                    <w:rPr>
                      <w:rFonts w:ascii="Times New Roman" w:hAnsi="Times New Roman" w:cs="Times New Roman"/>
                    </w:rPr>
                    <w:pPrChange w:id="896" w:author="Ofelia Symes" w:date="2018-12-14T10:11:00Z">
                      <w:pPr>
                        <w:spacing w:line="360" w:lineRule="auto"/>
                      </w:pPr>
                    </w:pPrChange>
                  </w:pPr>
                  <w:r w:rsidRPr="00887067">
                    <w:rPr>
                      <w:rPrChange w:id="897" w:author="Ofelia Symes" w:date="2018-12-14T10:11:00Z">
                        <w:rPr>
                          <w:rFonts w:ascii="Calibri" w:hAnsi="Calibri"/>
                        </w:rPr>
                      </w:rPrChange>
                    </w:rPr>
                    <w:t xml:space="preserve"> </w:t>
                  </w:r>
                </w:p>
                <w:p w14:paraId="77A947F3" w14:textId="77777777" w:rsidR="00083B4D" w:rsidRPr="00887067" w:rsidRDefault="00083B4D" w:rsidP="00AF647B">
                  <w:pPr>
                    <w:rPr>
                      <w:rFonts w:ascii="Times New Roman" w:hAnsi="Times New Roman" w:cs="Times New Roman"/>
                    </w:rPr>
                    <w:pPrChange w:id="898" w:author="Ofelia Symes" w:date="2018-12-14T10:11:00Z">
                      <w:pPr>
                        <w:spacing w:line="360" w:lineRule="auto"/>
                      </w:pPr>
                    </w:pPrChange>
                  </w:pPr>
                  <w:r w:rsidRPr="00887067">
                    <w:rPr>
                      <w:rPrChange w:id="899" w:author="Ofelia Symes" w:date="2018-12-14T10:11:00Z">
                        <w:rPr>
                          <w:rFonts w:ascii="Calibri" w:hAnsi="Calibri"/>
                        </w:rPr>
                      </w:rPrChange>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14:paraId="343A3FF8" w14:textId="77777777" w:rsidR="00083B4D" w:rsidRPr="00887067" w:rsidRDefault="00083B4D" w:rsidP="00AF647B">
                  <w:pPr>
                    <w:rPr>
                      <w:rFonts w:ascii="Times New Roman" w:hAnsi="Times New Roman" w:cs="Times New Roman"/>
                    </w:rPr>
                    <w:pPrChange w:id="900" w:author="Ofelia Symes" w:date="2018-12-14T10:11:00Z">
                      <w:pPr>
                        <w:spacing w:line="360" w:lineRule="auto"/>
                      </w:pPr>
                    </w:pPrChange>
                  </w:pPr>
                  <w:r w:rsidRPr="00887067">
                    <w:rPr>
                      <w:rPrChange w:id="901" w:author="Ofelia Symes" w:date="2018-12-14T10:11:00Z">
                        <w:rPr>
                          <w:rFonts w:ascii="Calibri" w:hAnsi="Calibri"/>
                        </w:rPr>
                      </w:rPrChange>
                    </w:rPr>
                    <w:t xml:space="preserve"> </w:t>
                  </w:r>
                </w:p>
              </w:tc>
            </w:tr>
            <w:tr w:rsidR="007C65EA" w:rsidRPr="00887067" w14:paraId="14AB2717" w14:textId="7777777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4E2202" w14:textId="77777777" w:rsidR="00083B4D" w:rsidRPr="00887067" w:rsidRDefault="00083B4D" w:rsidP="00AF647B">
                  <w:pPr>
                    <w:rPr>
                      <w:rFonts w:ascii="Times New Roman" w:hAnsi="Times New Roman" w:cs="Times New Roman"/>
                    </w:rPr>
                    <w:pPrChange w:id="902" w:author="Ofelia Symes" w:date="2018-12-14T10:11:00Z">
                      <w:pPr>
                        <w:spacing w:line="360" w:lineRule="auto"/>
                      </w:pPr>
                    </w:pPrChange>
                  </w:pPr>
                  <w:r w:rsidRPr="00887067">
                    <w:rPr>
                      <w:rPrChange w:id="903" w:author="Ofelia Symes" w:date="2018-12-14T10:11:00Z">
                        <w:rPr>
                          <w:rFonts w:ascii="Calibri" w:hAnsi="Calibri"/>
                        </w:rPr>
                      </w:rPrChange>
                    </w:rPr>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14:paraId="697BA547" w14:textId="77777777" w:rsidR="00083B4D" w:rsidRPr="00887067" w:rsidRDefault="00083B4D" w:rsidP="00AF647B">
                  <w:pPr>
                    <w:rPr>
                      <w:rFonts w:ascii="Times New Roman" w:hAnsi="Times New Roman" w:cs="Times New Roman"/>
                    </w:rPr>
                    <w:pPrChange w:id="904" w:author="Ofelia Symes" w:date="2018-12-14T10:11:00Z">
                      <w:pPr>
                        <w:spacing w:line="360" w:lineRule="auto"/>
                      </w:pPr>
                    </w:pPrChange>
                  </w:pPr>
                  <w:r w:rsidRPr="00887067">
                    <w:rPr>
                      <w:rPrChange w:id="905" w:author="Ofelia Symes" w:date="2018-12-14T10:11:00Z">
                        <w:rPr>
                          <w:rFonts w:ascii="Calibri" w:hAnsi="Calibri"/>
                        </w:rPr>
                      </w:rPrChange>
                    </w:rPr>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14:paraId="47808D0E" w14:textId="77777777" w:rsidR="00083B4D" w:rsidRPr="00887067" w:rsidRDefault="00083B4D" w:rsidP="00AF647B">
                  <w:pPr>
                    <w:rPr>
                      <w:rFonts w:ascii="Times New Roman" w:hAnsi="Times New Roman" w:cs="Times New Roman"/>
                    </w:rPr>
                    <w:pPrChange w:id="906" w:author="Ofelia Symes" w:date="2018-12-14T10:11:00Z">
                      <w:pPr>
                        <w:spacing w:line="360" w:lineRule="auto"/>
                      </w:pPr>
                    </w:pPrChange>
                  </w:pPr>
                  <w:r w:rsidRPr="00887067">
                    <w:rPr>
                      <w:rPrChange w:id="907" w:author="Ofelia Symes" w:date="2018-12-14T10:11:00Z">
                        <w:rPr>
                          <w:rFonts w:ascii="Calibri" w:hAnsi="Calibri"/>
                        </w:rPr>
                      </w:rPrChange>
                    </w:rPr>
                    <w:t xml:space="preserve"> </w:t>
                  </w:r>
                </w:p>
                <w:p w14:paraId="29B01A05" w14:textId="77777777" w:rsidR="00083B4D" w:rsidRPr="00887067" w:rsidRDefault="00083B4D" w:rsidP="00AF647B">
                  <w:pPr>
                    <w:rPr>
                      <w:rFonts w:ascii="Times New Roman" w:hAnsi="Times New Roman" w:cs="Times New Roman"/>
                    </w:rPr>
                    <w:pPrChange w:id="908" w:author="Ofelia Symes" w:date="2018-12-14T10:11:00Z">
                      <w:pPr>
                        <w:spacing w:line="360" w:lineRule="auto"/>
                      </w:pPr>
                    </w:pPrChange>
                  </w:pPr>
                  <w:r w:rsidRPr="00887067">
                    <w:rPr>
                      <w:rPrChange w:id="909" w:author="Ofelia Symes" w:date="2018-12-14T10:11:00Z">
                        <w:rPr>
                          <w:rFonts w:ascii="Calibri" w:hAnsi="Calibri"/>
                        </w:rPr>
                      </w:rPrChange>
                    </w:rPr>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14:paraId="63E2F3AD" w14:textId="77777777" w:rsidR="00083B4D" w:rsidRPr="00887067" w:rsidRDefault="00083B4D" w:rsidP="00AF647B">
                  <w:pPr>
                    <w:rPr>
                      <w:rFonts w:ascii="Times New Roman" w:hAnsi="Times New Roman" w:cs="Times New Roman"/>
                    </w:rPr>
                    <w:pPrChange w:id="910" w:author="Ofelia Symes" w:date="2018-12-14T10:11:00Z">
                      <w:pPr>
                        <w:spacing w:line="360" w:lineRule="auto"/>
                      </w:pPr>
                    </w:pPrChange>
                  </w:pPr>
                  <w:r w:rsidRPr="00887067">
                    <w:rPr>
                      <w:rPrChange w:id="911" w:author="Ofelia Symes" w:date="2018-12-14T10:11:00Z">
                        <w:rPr>
                          <w:rFonts w:ascii="Calibri" w:hAnsi="Calibri"/>
                        </w:rPr>
                      </w:rPrChange>
                    </w:rPr>
                    <w:t xml:space="preserve"> </w:t>
                  </w:r>
                </w:p>
              </w:tc>
            </w:tr>
          </w:tbl>
          <w:p w14:paraId="05075EC6" w14:textId="77777777" w:rsidR="00083B4D" w:rsidRPr="00887067" w:rsidRDefault="00083B4D" w:rsidP="00AF647B">
            <w:pPr>
              <w:rPr>
                <w:rPrChange w:id="912" w:author="Ofelia Symes" w:date="2018-12-14T10:11:00Z">
                  <w:rPr>
                    <w:rFonts w:ascii="Times New Roman" w:hAnsi="Times New Roman"/>
                  </w:rPr>
                </w:rPrChange>
              </w:rPr>
              <w:pPrChange w:id="913" w:author="Ofelia Symes" w:date="2018-12-14T10:11:00Z">
                <w:pPr>
                  <w:spacing w:line="360" w:lineRule="auto"/>
                </w:pPr>
              </w:pPrChange>
            </w:pPr>
          </w:p>
        </w:tc>
      </w:tr>
      <w:tr w:rsidR="00083B4D" w:rsidRPr="00887067" w14:paraId="0490D2CC" w14:textId="77777777" w:rsidTr="00083B4D">
        <w:tblPrEx>
          <w:tblW w:w="0" w:type="auto"/>
          <w:tblCellMar>
            <w:top w:w="15" w:type="dxa"/>
            <w:left w:w="15" w:type="dxa"/>
            <w:bottom w:w="15" w:type="dxa"/>
            <w:right w:w="15" w:type="dxa"/>
          </w:tblCellMar>
          <w:tblPrExChange w:id="914" w:author="Ofelia Symes" w:date="2018-12-14T10:11:00Z">
            <w:tblPrEx>
              <w:tblW w:w="0" w:type="auto"/>
              <w:tblCellMar>
                <w:top w:w="15" w:type="dxa"/>
                <w:left w:w="15" w:type="dxa"/>
                <w:bottom w:w="15" w:type="dxa"/>
                <w:right w:w="15" w:type="dxa"/>
              </w:tblCellMar>
            </w:tblPrEx>
          </w:tblPrExChange>
        </w:tblPrEx>
        <w:trPr>
          <w:trHeight w:val="720"/>
          <w:trPrChange w:id="915" w:author="Ofelia Symes" w:date="2018-12-14T10:11:00Z">
            <w:trPr>
              <w:trHeight w:val="720"/>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16" w:author="Ofelia Symes" w:date="2018-12-14T10:11: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65434C7" w14:textId="77777777" w:rsidR="00083B4D" w:rsidRPr="00887067" w:rsidRDefault="00083B4D" w:rsidP="00AF647B">
            <w:pPr>
              <w:rPr>
                <w:rFonts w:ascii="Times New Roman" w:hAnsi="Times New Roman" w:cs="Times New Roman"/>
              </w:rPr>
              <w:pPrChange w:id="917" w:author="Ofelia Symes" w:date="2018-12-14T10:11:00Z">
                <w:pPr>
                  <w:spacing w:line="360" w:lineRule="auto"/>
                </w:pPr>
              </w:pPrChange>
            </w:pPr>
            <w:r w:rsidRPr="00887067">
              <w:rPr>
                <w:rPrChange w:id="918" w:author="Ofelia Symes" w:date="2018-12-14T10:11:00Z">
                  <w:rPr>
                    <w:rFonts w:ascii="Calibri" w:hAnsi="Calibri"/>
                  </w:rPr>
                </w:rPrChange>
              </w:rPr>
              <w:t>FINANSIERING</w:t>
            </w:r>
          </w:p>
          <w:p w14:paraId="27797D7A" w14:textId="77777777" w:rsidR="00083B4D" w:rsidRPr="00887067" w:rsidRDefault="00083B4D" w:rsidP="00AF647B">
            <w:pPr>
              <w:rPr>
                <w:rFonts w:ascii="Times New Roman" w:hAnsi="Times New Roman" w:cs="Times New Roman"/>
              </w:rPr>
              <w:pPrChange w:id="919" w:author="Ofelia Symes" w:date="2018-12-14T10:11:00Z">
                <w:pPr>
                  <w:spacing w:line="360" w:lineRule="auto"/>
                </w:pPr>
              </w:pPrChange>
            </w:pPr>
            <w:r w:rsidRPr="00887067">
              <w:rPr>
                <w:rPrChange w:id="920" w:author="Ofelia Symes" w:date="2018-12-14T10:11:00Z">
                  <w:rPr>
                    <w:rFonts w:ascii="Calibri" w:hAnsi="Calibri"/>
                  </w:rPr>
                </w:rPrChange>
              </w:rPr>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Change w:id="921" w:author="Ofelia Symes" w:date="2018-12-14T10:11:00Z">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ACF7A39" w14:textId="77777777" w:rsidR="00083B4D" w:rsidRPr="00887067" w:rsidRDefault="00083B4D" w:rsidP="00AF647B">
            <w:pPr>
              <w:rPr>
                <w:rFonts w:ascii="Times New Roman" w:hAnsi="Times New Roman" w:cs="Times New Roman"/>
              </w:rPr>
              <w:pPrChange w:id="922" w:author="Ofelia Symes" w:date="2018-12-14T10:11:00Z">
                <w:pPr>
                  <w:spacing w:line="360" w:lineRule="auto"/>
                </w:pPr>
              </w:pPrChange>
            </w:pPr>
            <w:r w:rsidRPr="00887067">
              <w:rPr>
                <w:rPrChange w:id="923" w:author="Ofelia Symes" w:date="2018-12-14T10:11:00Z">
                  <w:rPr>
                    <w:rFonts w:ascii="Calibri" w:hAnsi="Calibri"/>
                  </w:rPr>
                </w:rPrChange>
              </w:rPr>
              <w:t>Ikke relevant.</w:t>
            </w:r>
          </w:p>
        </w:tc>
      </w:tr>
    </w:tbl>
    <w:p w14:paraId="42F399C7" w14:textId="77777777" w:rsidR="00083B4D" w:rsidRPr="00887067" w:rsidRDefault="00083B4D" w:rsidP="00AF647B">
      <w:pPr>
        <w:rPr>
          <w:rPrChange w:id="924" w:author="Ofelia Symes" w:date="2018-12-14T10:11:00Z">
            <w:rPr>
              <w:rFonts w:ascii="Times New Roman" w:hAnsi="Times New Roman"/>
            </w:rPr>
          </w:rPrChange>
        </w:rPr>
        <w:pPrChange w:id="925" w:author="Ofelia Symes" w:date="2018-12-14T10:11:00Z">
          <w:pPr>
            <w:spacing w:line="360" w:lineRule="auto"/>
          </w:pPr>
        </w:pPrChange>
      </w:pPr>
    </w:p>
    <w:p w14:paraId="165F2D94" w14:textId="77777777" w:rsidR="00083B4D" w:rsidRPr="00887067" w:rsidRDefault="00083B4D" w:rsidP="00AF647B">
      <w:pPr>
        <w:rPr>
          <w:rFonts w:ascii="Times New Roman" w:hAnsi="Times New Roman" w:cs="Times New Roman"/>
        </w:rPr>
        <w:pPrChange w:id="926" w:author="Ofelia Symes" w:date="2018-12-14T10:11:00Z">
          <w:pPr>
            <w:spacing w:line="360" w:lineRule="auto"/>
          </w:pPr>
        </w:pPrChange>
      </w:pPr>
      <w:r w:rsidRPr="00887067">
        <w:rPr>
          <w:rPrChange w:id="927" w:author="Ofelia Symes" w:date="2018-12-14T10:11:00Z">
            <w:rPr>
              <w:color w:val="434343"/>
            </w:rPr>
          </w:rPrChange>
        </w:rPr>
        <w:t>BCG Matrix -Ofelia</w:t>
      </w:r>
    </w:p>
    <w:p w14:paraId="5C6448C7" w14:textId="77777777" w:rsidR="00083B4D" w:rsidRPr="00887067" w:rsidRDefault="00083B4D" w:rsidP="00AF647B">
      <w:pPr>
        <w:rPr>
          <w:rFonts w:ascii="Times New Roman" w:hAnsi="Times New Roman" w:cs="Times New Roman"/>
        </w:rPr>
        <w:pPrChange w:id="928" w:author="Ofelia Symes" w:date="2018-12-14T10:11:00Z">
          <w:pPr>
            <w:spacing w:line="360" w:lineRule="auto"/>
          </w:pPr>
        </w:pPrChange>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14:paraId="0E48D51C" w14:textId="77777777" w:rsidR="00083B4D" w:rsidRPr="00887067" w:rsidRDefault="00083B4D" w:rsidP="00AF647B">
      <w:pPr>
        <w:rPr>
          <w:rPrChange w:id="929" w:author="Ofelia Symes" w:date="2018-12-14T10:11:00Z">
            <w:rPr>
              <w:rFonts w:ascii="Times New Roman" w:hAnsi="Times New Roman"/>
            </w:rPr>
          </w:rPrChange>
        </w:rPr>
        <w:pPrChange w:id="930" w:author="Ofelia Symes" w:date="2018-12-14T10:11:00Z">
          <w:pPr>
            <w:spacing w:line="360" w:lineRule="auto"/>
          </w:pPr>
        </w:pPrChange>
      </w:pPr>
    </w:p>
    <w:p w14:paraId="1B244C58" w14:textId="77777777" w:rsidR="00083B4D" w:rsidRPr="00887067" w:rsidRDefault="00083B4D" w:rsidP="00AF647B">
      <w:pPr>
        <w:rPr>
          <w:rFonts w:ascii="Times New Roman" w:hAnsi="Times New Roman" w:cs="Times New Roman"/>
        </w:rPr>
        <w:pPrChange w:id="931" w:author="Ofelia Symes" w:date="2018-12-14T10:11:00Z">
          <w:pPr>
            <w:spacing w:line="360" w:lineRule="auto"/>
          </w:pPr>
        </w:pPrChange>
      </w:pPr>
      <w:r w:rsidRPr="00887067">
        <w:t>Anden iteration</w:t>
      </w:r>
    </w:p>
    <w:p w14:paraId="5A919625" w14:textId="77777777" w:rsidR="00083B4D" w:rsidRPr="00887067" w:rsidRDefault="00083B4D" w:rsidP="00AF647B">
      <w:pPr>
        <w:pPrChange w:id="932" w:author="Ofelia Symes" w:date="2018-12-14T10:11:00Z">
          <w:pPr>
            <w:spacing w:line="360" w:lineRule="auto"/>
          </w:pPr>
        </w:pPrChange>
      </w:pPr>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14:paraId="1E3A02E7" w14:textId="77777777" w:rsidR="00083B4D" w:rsidRPr="00887067" w:rsidRDefault="00083B4D" w:rsidP="00AF647B">
      <w:pPr>
        <w:pPrChange w:id="933" w:author="Ofelia Symes" w:date="2018-12-14T10:11:00Z">
          <w:pPr>
            <w:spacing w:line="360" w:lineRule="auto"/>
          </w:pPr>
        </w:pPrChange>
      </w:pPr>
    </w:p>
    <w:p w14:paraId="328E1C41" w14:textId="77777777" w:rsidR="00807B08" w:rsidRPr="00887067" w:rsidRDefault="00807B08" w:rsidP="00AF647B">
      <w:pPr>
        <w:pPrChange w:id="934" w:author="Ofelia Symes" w:date="2018-12-14T10:11:00Z">
          <w:pPr>
            <w:spacing w:line="360" w:lineRule="auto"/>
          </w:pPr>
        </w:pPrChange>
      </w:pPr>
    </w:p>
    <w:p w14:paraId="10DEB645" w14:textId="77777777" w:rsidR="00807B08" w:rsidRPr="00887067" w:rsidRDefault="00807B08" w:rsidP="00AF647B">
      <w:pPr>
        <w:pPrChange w:id="935" w:author="Ofelia Symes" w:date="2018-12-14T10:11:00Z">
          <w:pPr>
            <w:spacing w:line="360" w:lineRule="auto"/>
          </w:pPr>
        </w:pPrChange>
      </w:pPr>
    </w:p>
    <w:p w14:paraId="4B032193" w14:textId="77777777" w:rsidR="00A4040B" w:rsidRDefault="00A4040B" w:rsidP="00AF647B">
      <w:pPr>
        <w:rPr>
          <w:sz w:val="36"/>
        </w:rPr>
      </w:pPr>
      <w:r>
        <w:br w:type="page"/>
      </w:r>
    </w:p>
    <w:p w14:paraId="522BDA32" w14:textId="77777777" w:rsidR="00083B4D" w:rsidRPr="00887067" w:rsidRDefault="00083B4D" w:rsidP="00AF647B">
      <w:pPr>
        <w:pStyle w:val="Heading1"/>
        <w:rPr>
          <w:rFonts w:ascii="Times New Roman" w:hAnsi="Times New Roman" w:cs="Times New Roman"/>
        </w:rPr>
      </w:pPr>
      <w:bookmarkStart w:id="936" w:name="_Toc532544010"/>
      <w:bookmarkStart w:id="937" w:name="_Toc532392363"/>
      <w:r w:rsidRPr="00887067">
        <w:lastRenderedPageBreak/>
        <w:t>TESTPLAN</w:t>
      </w:r>
      <w:bookmarkEnd w:id="936"/>
      <w:bookmarkEnd w:id="937"/>
    </w:p>
    <w:p w14:paraId="775E892D" w14:textId="77777777" w:rsidR="00083B4D" w:rsidRPr="00887067" w:rsidRDefault="00083B4D" w:rsidP="00AF647B">
      <w:pPr>
        <w:rPr>
          <w:rFonts w:ascii="Times New Roman" w:hAnsi="Times New Roman" w:cs="Times New Roman"/>
        </w:rPr>
        <w:pPrChange w:id="938" w:author="Ofelia Symes" w:date="2018-12-14T10:11:00Z">
          <w:pPr>
            <w:spacing w:line="360" w:lineRule="auto"/>
          </w:pPr>
        </w:pPrChange>
      </w:pPr>
      <w:r w:rsidRPr="00887067">
        <w:t xml:space="preserve"> </w:t>
      </w:r>
    </w:p>
    <w:p w14:paraId="00C17B76" w14:textId="77777777" w:rsidR="00083B4D" w:rsidRPr="00887067" w:rsidRDefault="00083B4D" w:rsidP="00AF647B">
      <w:pPr>
        <w:pStyle w:val="Heading2"/>
        <w:rPr>
          <w:rFonts w:ascii="Times New Roman" w:hAnsi="Times New Roman" w:cs="Times New Roman"/>
        </w:rPr>
      </w:pPr>
      <w:bookmarkStart w:id="939" w:name="_Toc532544011"/>
      <w:bookmarkStart w:id="940" w:name="_Toc532392364"/>
      <w:r w:rsidRPr="00887067">
        <w:t>1.0. Indledning.</w:t>
      </w:r>
      <w:bookmarkEnd w:id="939"/>
      <w:bookmarkEnd w:id="940"/>
    </w:p>
    <w:p w14:paraId="19AA17F0" w14:textId="77777777" w:rsidR="00083B4D" w:rsidRPr="00887067" w:rsidRDefault="00083B4D" w:rsidP="00AF647B">
      <w:pPr>
        <w:rPr>
          <w:rFonts w:ascii="Times New Roman" w:hAnsi="Times New Roman" w:cs="Times New Roman"/>
        </w:rPr>
        <w:pPrChange w:id="941" w:author="Ofelia Symes" w:date="2018-12-14T10:11:00Z">
          <w:pPr>
            <w:spacing w:line="360" w:lineRule="auto"/>
          </w:pPr>
        </w:pPrChange>
      </w:pPr>
      <w:r w:rsidRPr="00887067">
        <w:t>Meningen med denne testplan er at gøre klart hvad der skal testes og hvornår.</w:t>
      </w:r>
    </w:p>
    <w:p w14:paraId="2D652343" w14:textId="77777777" w:rsidR="00083B4D" w:rsidRPr="00887067" w:rsidRDefault="00083B4D" w:rsidP="00AF647B">
      <w:pPr>
        <w:pStyle w:val="Heading2"/>
        <w:rPr>
          <w:rFonts w:ascii="Times New Roman" w:hAnsi="Times New Roman" w:cs="Times New Roman"/>
        </w:rPr>
      </w:pPr>
      <w:bookmarkStart w:id="942" w:name="_Toc532544012"/>
      <w:bookmarkStart w:id="943" w:name="_Toc532392365"/>
      <w:r w:rsidRPr="00887067">
        <w:t>1.1.</w:t>
      </w:r>
      <w:r w:rsidRPr="00887067">
        <w:tab/>
        <w:t>Formål.</w:t>
      </w:r>
      <w:bookmarkEnd w:id="942"/>
      <w:bookmarkEnd w:id="943"/>
    </w:p>
    <w:p w14:paraId="1C0694DA" w14:textId="77777777" w:rsidR="00083B4D" w:rsidRPr="00887067" w:rsidRDefault="00083B4D" w:rsidP="00AF647B">
      <w:pPr>
        <w:rPr>
          <w:rFonts w:ascii="Times New Roman" w:hAnsi="Times New Roman" w:cs="Times New Roman"/>
        </w:rPr>
        <w:pPrChange w:id="944" w:author="Ofelia Symes" w:date="2018-12-14T10:11:00Z">
          <w:pPr>
            <w:spacing w:line="360" w:lineRule="auto"/>
          </w:pPr>
        </w:pPrChange>
      </w:pPr>
      <w:r w:rsidRPr="00887067">
        <w:t>Formålet med denne testplan er at kommunikere testplanen til projektets medlemmer og gøre det klart for alle, hvad der skal testes, og hvornår.</w:t>
      </w:r>
    </w:p>
    <w:p w14:paraId="43892050" w14:textId="77777777" w:rsidR="00083B4D" w:rsidRPr="00A4040B" w:rsidRDefault="00083B4D" w:rsidP="00AF647B">
      <w:pPr>
        <w:rPr>
          <w:rFonts w:ascii="Times New Roman" w:hAnsi="Times New Roman"/>
          <w:rPrChange w:id="945" w:author="Ofelia Symes" w:date="2018-12-14T10:11:00Z">
            <w:rPr>
              <w:rFonts w:ascii="Times New Roman" w:hAnsi="Times New Roman"/>
              <w:b/>
            </w:rPr>
          </w:rPrChange>
        </w:rPr>
        <w:pPrChange w:id="946" w:author="Ofelia Symes" w:date="2018-12-14T10:11:00Z">
          <w:pPr>
            <w:spacing w:line="360" w:lineRule="auto"/>
          </w:pPr>
        </w:pPrChange>
      </w:pPr>
      <w:r w:rsidRPr="00A4040B">
        <w:rPr>
          <w:rPrChange w:id="947" w:author="Ofelia Symes" w:date="2018-12-14T10:11:00Z">
            <w:rPr>
              <w:b/>
            </w:rPr>
          </w:rPrChange>
        </w:rPr>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14:paraId="46D2DAA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663A" w14:textId="77777777" w:rsidR="00083B4D" w:rsidRPr="00887067" w:rsidRDefault="00083B4D" w:rsidP="00AF647B">
            <w:pPr>
              <w:rPr>
                <w:rFonts w:ascii="Times New Roman" w:hAnsi="Times New Roman" w:cs="Times New Roman"/>
              </w:rPr>
              <w:pPrChange w:id="948" w:author="Ofelia Symes" w:date="2018-12-14T10:11:00Z">
                <w:pPr>
                  <w:spacing w:line="360" w:lineRule="auto"/>
                </w:pPr>
              </w:pPrChange>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A67" w14:textId="77777777" w:rsidR="00083B4D" w:rsidRPr="00887067" w:rsidRDefault="00083B4D" w:rsidP="00AF647B">
            <w:pPr>
              <w:rPr>
                <w:rFonts w:ascii="Times New Roman" w:hAnsi="Times New Roman" w:cs="Times New Roman"/>
              </w:rPr>
              <w:pPrChange w:id="949" w:author="Ofelia Symes" w:date="2018-12-14T10:11:00Z">
                <w:pPr>
                  <w:spacing w:line="360" w:lineRule="auto"/>
                </w:pPr>
              </w:pPrChange>
            </w:pPr>
            <w:r w:rsidRPr="00887067">
              <w:t>Rolle</w:t>
            </w:r>
          </w:p>
        </w:tc>
      </w:tr>
      <w:tr w:rsidR="00083B4D" w:rsidRPr="00887067" w14:paraId="289A924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B45AF" w14:textId="77777777" w:rsidR="00083B4D" w:rsidRPr="00887067" w:rsidRDefault="00083B4D" w:rsidP="00AF647B">
            <w:pPr>
              <w:rPr>
                <w:rFonts w:ascii="Times New Roman" w:hAnsi="Times New Roman" w:cs="Times New Roman"/>
              </w:rPr>
              <w:pPrChange w:id="950" w:author="Ofelia Symes" w:date="2018-12-14T10:11:00Z">
                <w:pPr>
                  <w:spacing w:line="360" w:lineRule="auto"/>
                </w:pPr>
              </w:pPrChange>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1E93" w14:textId="77777777" w:rsidR="00083B4D" w:rsidRPr="00887067" w:rsidRDefault="00083B4D" w:rsidP="00AF647B">
            <w:pPr>
              <w:rPr>
                <w:rFonts w:ascii="Times New Roman" w:hAnsi="Times New Roman" w:cs="Times New Roman"/>
              </w:rPr>
              <w:pPrChange w:id="951" w:author="Ofelia Symes" w:date="2018-12-14T10:11:00Z">
                <w:pPr>
                  <w:spacing w:line="360" w:lineRule="auto"/>
                </w:pPr>
              </w:pPrChange>
            </w:pPr>
            <w:r w:rsidRPr="00887067">
              <w:t xml:space="preserve"> </w:t>
            </w:r>
          </w:p>
        </w:tc>
      </w:tr>
      <w:tr w:rsidR="00083B4D" w:rsidRPr="00887067" w14:paraId="1134107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A22A1" w14:textId="77777777" w:rsidR="00083B4D" w:rsidRPr="00887067" w:rsidRDefault="00083B4D" w:rsidP="00AF647B">
            <w:pPr>
              <w:rPr>
                <w:rFonts w:ascii="Times New Roman" w:hAnsi="Times New Roman" w:cs="Times New Roman"/>
              </w:rPr>
              <w:pPrChange w:id="952" w:author="Ofelia Symes" w:date="2018-12-14T10:11:00Z">
                <w:pPr>
                  <w:spacing w:line="360" w:lineRule="auto"/>
                </w:pPr>
              </w:pPrChange>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51DB" w14:textId="77777777" w:rsidR="00083B4D" w:rsidRPr="00887067" w:rsidRDefault="00083B4D" w:rsidP="00AF647B">
            <w:pPr>
              <w:rPr>
                <w:rFonts w:ascii="Times New Roman" w:hAnsi="Times New Roman" w:cs="Times New Roman"/>
              </w:rPr>
              <w:pPrChange w:id="953" w:author="Ofelia Symes" w:date="2018-12-14T10:11:00Z">
                <w:pPr>
                  <w:spacing w:line="360" w:lineRule="auto"/>
                </w:pPr>
              </w:pPrChange>
            </w:pPr>
            <w:r w:rsidRPr="00887067">
              <w:t xml:space="preserve"> </w:t>
            </w:r>
          </w:p>
        </w:tc>
      </w:tr>
      <w:tr w:rsidR="00083B4D" w:rsidRPr="00887067" w14:paraId="65BA3019"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2070" w14:textId="77777777" w:rsidR="00083B4D" w:rsidRPr="00887067" w:rsidRDefault="00083B4D" w:rsidP="00AF647B">
            <w:pPr>
              <w:rPr>
                <w:rFonts w:ascii="Times New Roman" w:hAnsi="Times New Roman" w:cs="Times New Roman"/>
              </w:rPr>
              <w:pPrChange w:id="954" w:author="Ofelia Symes" w:date="2018-12-14T10:11:00Z">
                <w:pPr>
                  <w:spacing w:line="360" w:lineRule="auto"/>
                </w:pPr>
              </w:pPrChange>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12A8C" w14:textId="77777777" w:rsidR="00083B4D" w:rsidRPr="00887067" w:rsidRDefault="00083B4D" w:rsidP="00AF647B">
            <w:pPr>
              <w:rPr>
                <w:rFonts w:ascii="Times New Roman" w:hAnsi="Times New Roman" w:cs="Times New Roman"/>
              </w:rPr>
              <w:pPrChange w:id="955" w:author="Ofelia Symes" w:date="2018-12-14T10:11:00Z">
                <w:pPr>
                  <w:spacing w:line="360" w:lineRule="auto"/>
                </w:pPr>
              </w:pPrChange>
            </w:pPr>
            <w:r w:rsidRPr="00887067">
              <w:t xml:space="preserve"> </w:t>
            </w:r>
          </w:p>
        </w:tc>
      </w:tr>
      <w:tr w:rsidR="00083B4D" w:rsidRPr="00887067" w14:paraId="2C22B9D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416DC" w14:textId="77777777" w:rsidR="00083B4D" w:rsidRPr="00887067" w:rsidRDefault="00083B4D" w:rsidP="00AF647B">
            <w:pPr>
              <w:rPr>
                <w:rFonts w:ascii="Times New Roman" w:hAnsi="Times New Roman" w:cs="Times New Roman"/>
              </w:rPr>
              <w:pPrChange w:id="956" w:author="Ofelia Symes" w:date="2018-12-14T10:11:00Z">
                <w:pPr>
                  <w:spacing w:line="360" w:lineRule="auto"/>
                </w:pPr>
              </w:pPrChange>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BF5B" w14:textId="77777777" w:rsidR="00083B4D" w:rsidRPr="00887067" w:rsidRDefault="00083B4D" w:rsidP="00AF647B">
            <w:pPr>
              <w:rPr>
                <w:rFonts w:ascii="Times New Roman" w:hAnsi="Times New Roman" w:cs="Times New Roman"/>
              </w:rPr>
              <w:pPrChange w:id="957" w:author="Ofelia Symes" w:date="2018-12-14T10:11:00Z">
                <w:pPr>
                  <w:spacing w:line="360" w:lineRule="auto"/>
                </w:pPr>
              </w:pPrChange>
            </w:pPr>
            <w:r w:rsidRPr="00887067">
              <w:t xml:space="preserve"> </w:t>
            </w:r>
          </w:p>
        </w:tc>
      </w:tr>
    </w:tbl>
    <w:p w14:paraId="4B400DEC" w14:textId="77777777" w:rsidR="00083B4D" w:rsidRPr="00887067" w:rsidRDefault="00083B4D" w:rsidP="00AF647B">
      <w:pPr>
        <w:rPr>
          <w:rFonts w:ascii="Times New Roman" w:hAnsi="Times New Roman" w:cs="Times New Roman"/>
        </w:rPr>
        <w:pPrChange w:id="958" w:author="Ofelia Symes" w:date="2018-12-14T10:11:00Z">
          <w:pPr>
            <w:spacing w:line="360" w:lineRule="auto"/>
          </w:pPr>
        </w:pPrChange>
      </w:pPr>
      <w:r w:rsidRPr="00887067">
        <w:t xml:space="preserve"> </w:t>
      </w:r>
    </w:p>
    <w:p w14:paraId="73630600" w14:textId="77777777" w:rsidR="00083B4D" w:rsidRPr="00887067" w:rsidRDefault="00083B4D" w:rsidP="00AF647B">
      <w:pPr>
        <w:pStyle w:val="Heading2"/>
        <w:rPr>
          <w:rFonts w:ascii="Times New Roman" w:hAnsi="Times New Roman" w:cs="Times New Roman"/>
        </w:rPr>
      </w:pPr>
      <w:bookmarkStart w:id="959" w:name="_Toc532544013"/>
      <w:bookmarkStart w:id="960" w:name="_Toc532392366"/>
      <w:r w:rsidRPr="00887067">
        <w:t>2.0. SCOPE</w:t>
      </w:r>
      <w:bookmarkEnd w:id="959"/>
      <w:bookmarkEnd w:id="960"/>
    </w:p>
    <w:p w14:paraId="38EA2416" w14:textId="77777777" w:rsidR="00083B4D" w:rsidRPr="00887067" w:rsidRDefault="00083B4D" w:rsidP="00AF647B">
      <w:pPr>
        <w:rPr>
          <w:rFonts w:ascii="Times New Roman" w:hAnsi="Times New Roman" w:cs="Times New Roman"/>
        </w:rPr>
        <w:pPrChange w:id="961" w:author="Ofelia Symes" w:date="2018-12-14T10:11:00Z">
          <w:pPr>
            <w:spacing w:line="360" w:lineRule="auto"/>
          </w:pPr>
        </w:pPrChange>
      </w:pPr>
      <w:r w:rsidRPr="00887067">
        <w:t>Ved afslutningen af første fase, skal testeren være i stand til at gøre følgende:</w:t>
      </w:r>
    </w:p>
    <w:p w14:paraId="09774406" w14:textId="77777777" w:rsidR="00083B4D" w:rsidRPr="00887067" w:rsidRDefault="00083B4D" w:rsidP="00AF647B">
      <w:pPr>
        <w:rPr>
          <w:rFonts w:ascii="Times New Roman" w:hAnsi="Times New Roman" w:cs="Times New Roman"/>
        </w:rPr>
        <w:pPrChange w:id="962" w:author="Ofelia Symes" w:date="2018-12-14T10:11:00Z">
          <w:pPr>
            <w:spacing w:line="360" w:lineRule="auto"/>
          </w:pPr>
        </w:pPrChange>
      </w:pPr>
      <w:r w:rsidRPr="00887067">
        <w:t>1.</w:t>
      </w:r>
      <w:r w:rsidRPr="00887067">
        <w:tab/>
        <w:t>Lave en manuel test med så mange skridt som muligt.</w:t>
      </w:r>
    </w:p>
    <w:p w14:paraId="3F796076" w14:textId="77777777" w:rsidR="00083B4D" w:rsidRPr="00887067" w:rsidRDefault="00083B4D" w:rsidP="00AF647B">
      <w:pPr>
        <w:rPr>
          <w:rFonts w:ascii="Times New Roman" w:hAnsi="Times New Roman" w:cs="Times New Roman"/>
        </w:rPr>
        <w:pPrChange w:id="963" w:author="Ofelia Symes" w:date="2018-12-14T10:11:00Z">
          <w:pPr>
            <w:spacing w:line="360" w:lineRule="auto"/>
          </w:pPr>
        </w:pPrChange>
      </w:pPr>
      <w:r w:rsidRPr="00887067">
        <w:t>2.</w:t>
      </w:r>
      <w:r w:rsidRPr="00887067">
        <w:tab/>
        <w:t>Gemme det.</w:t>
      </w:r>
    </w:p>
    <w:p w14:paraId="2E76773E" w14:textId="77777777" w:rsidR="00083B4D" w:rsidRPr="00887067" w:rsidRDefault="00083B4D" w:rsidP="00AF647B">
      <w:pPr>
        <w:rPr>
          <w:rFonts w:ascii="Times New Roman" w:hAnsi="Times New Roman" w:cs="Times New Roman"/>
        </w:rPr>
        <w:pPrChange w:id="964" w:author="Ofelia Symes" w:date="2018-12-14T10:11:00Z">
          <w:pPr>
            <w:spacing w:line="360" w:lineRule="auto"/>
          </w:pPr>
        </w:pPrChange>
      </w:pPr>
      <w:r w:rsidRPr="00887067">
        <w:t>3.</w:t>
      </w:r>
      <w:r w:rsidRPr="00887067">
        <w:tab/>
        <w:t>Hente det og bruge det mens man kører en test.</w:t>
      </w:r>
    </w:p>
    <w:p w14:paraId="11C96057" w14:textId="77777777" w:rsidR="00083B4D" w:rsidRPr="00887067" w:rsidRDefault="00083B4D" w:rsidP="00AF647B">
      <w:pPr>
        <w:rPr>
          <w:rFonts w:ascii="Times New Roman" w:hAnsi="Times New Roman" w:cs="Times New Roman"/>
        </w:rPr>
        <w:pPrChange w:id="965" w:author="Ofelia Symes" w:date="2018-12-14T10:11:00Z">
          <w:pPr>
            <w:spacing w:line="360" w:lineRule="auto"/>
          </w:pPr>
        </w:pPrChange>
      </w:pPr>
      <w:r w:rsidRPr="00887067">
        <w:t>4.</w:t>
      </w:r>
      <w:r w:rsidRPr="00887067">
        <w:tab/>
        <w:t>Videregive resultaterne med kommentarer.</w:t>
      </w:r>
    </w:p>
    <w:p w14:paraId="7581A2C6" w14:textId="77777777" w:rsidR="00083B4D" w:rsidRPr="00887067" w:rsidRDefault="00083B4D" w:rsidP="00AF647B">
      <w:pPr>
        <w:rPr>
          <w:rFonts w:ascii="Times New Roman" w:hAnsi="Times New Roman" w:cs="Times New Roman"/>
        </w:rPr>
        <w:pPrChange w:id="966" w:author="Ofelia Symes" w:date="2018-12-14T10:11:00Z">
          <w:pPr>
            <w:spacing w:line="360" w:lineRule="auto"/>
          </w:pPr>
        </w:pPrChange>
      </w:pPr>
      <w:r w:rsidRPr="00887067">
        <w:lastRenderedPageBreak/>
        <w:t>Det antages at brugerne kan åbne programmet, så dette er ikke en del af testen.</w:t>
      </w:r>
    </w:p>
    <w:p w14:paraId="094E767A" w14:textId="77777777" w:rsidR="00083B4D" w:rsidRPr="00887067" w:rsidRDefault="00083B4D" w:rsidP="00AF647B">
      <w:pPr>
        <w:pStyle w:val="Heading2"/>
        <w:rPr>
          <w:rFonts w:ascii="Times New Roman" w:hAnsi="Times New Roman" w:cs="Times New Roman"/>
        </w:rPr>
      </w:pPr>
      <w:bookmarkStart w:id="967" w:name="_Toc532544014"/>
      <w:bookmarkStart w:id="968" w:name="_Toc532392367"/>
      <w:r w:rsidRPr="00887067">
        <w:t>3.0. Antagelser/Risiko</w:t>
      </w:r>
      <w:bookmarkEnd w:id="967"/>
      <w:bookmarkEnd w:id="968"/>
    </w:p>
    <w:p w14:paraId="2223D334" w14:textId="77777777" w:rsidR="00083B4D" w:rsidRPr="00A4040B" w:rsidRDefault="00083B4D" w:rsidP="00AF647B">
      <w:pPr>
        <w:pStyle w:val="Heading3"/>
      </w:pPr>
      <w:bookmarkStart w:id="969" w:name="_Toc532544015"/>
      <w:bookmarkStart w:id="970" w:name="_Toc532392368"/>
      <w:r w:rsidRPr="00A4040B">
        <w:t>3.1. Antagelser</w:t>
      </w:r>
      <w:bookmarkEnd w:id="969"/>
      <w:bookmarkEnd w:id="970"/>
    </w:p>
    <w:p w14:paraId="536A4429" w14:textId="77777777" w:rsidR="00083B4D" w:rsidRPr="00887067" w:rsidRDefault="00083B4D" w:rsidP="00AF647B">
      <w:pPr>
        <w:rPr>
          <w:rFonts w:ascii="Times New Roman" w:hAnsi="Times New Roman" w:cs="Times New Roman"/>
        </w:rPr>
        <w:pPrChange w:id="971" w:author="Ofelia Symes" w:date="2018-12-14T10:11:00Z">
          <w:pPr>
            <w:spacing w:line="360" w:lineRule="auto"/>
          </w:pPr>
        </w:pPrChange>
      </w:pPr>
      <w:r w:rsidRPr="00887067">
        <w:t>1.       Man kan oprette en vare</w:t>
      </w:r>
    </w:p>
    <w:p w14:paraId="2EC5C3AB" w14:textId="77777777" w:rsidR="00083B4D" w:rsidRPr="00887067" w:rsidRDefault="00083B4D" w:rsidP="00AF647B">
      <w:pPr>
        <w:rPr>
          <w:rFonts w:ascii="Times New Roman" w:hAnsi="Times New Roman" w:cs="Times New Roman"/>
        </w:rPr>
        <w:pPrChange w:id="972" w:author="Ofelia Symes" w:date="2018-12-14T10:11:00Z">
          <w:pPr>
            <w:spacing w:line="360" w:lineRule="auto"/>
          </w:pPr>
        </w:pPrChange>
      </w:pPr>
      <w:r w:rsidRPr="00887067">
        <w:t>2.       Man kan rette i antallet af varer</w:t>
      </w:r>
    </w:p>
    <w:p w14:paraId="73F04ABD" w14:textId="77777777" w:rsidR="00083B4D" w:rsidRPr="00887067" w:rsidRDefault="00083B4D" w:rsidP="00AF647B">
      <w:pPr>
        <w:rPr>
          <w:rFonts w:ascii="Times New Roman" w:hAnsi="Times New Roman" w:cs="Times New Roman"/>
        </w:rPr>
        <w:pPrChange w:id="973" w:author="Ofelia Symes" w:date="2018-12-14T10:11:00Z">
          <w:pPr>
            <w:spacing w:line="360" w:lineRule="auto"/>
          </w:pPr>
        </w:pPrChange>
      </w:pPr>
      <w:r w:rsidRPr="00887067">
        <w:t>3.       Man kan tildele en vare til et projekt</w:t>
      </w:r>
    </w:p>
    <w:p w14:paraId="647029C5" w14:textId="77777777" w:rsidR="00083B4D" w:rsidRPr="00887067" w:rsidRDefault="00083B4D" w:rsidP="00AF647B">
      <w:pPr>
        <w:rPr>
          <w:rFonts w:ascii="Times New Roman" w:hAnsi="Times New Roman" w:cs="Times New Roman"/>
        </w:rPr>
        <w:pPrChange w:id="974" w:author="Ofelia Symes" w:date="2018-12-14T10:11:00Z">
          <w:pPr>
            <w:spacing w:line="360" w:lineRule="auto"/>
          </w:pPr>
        </w:pPrChange>
      </w:pPr>
      <w:r w:rsidRPr="00887067">
        <w:t>4.       Man kan ændre i et projekt</w:t>
      </w:r>
    </w:p>
    <w:p w14:paraId="3DFF672C" w14:textId="77777777" w:rsidR="00083B4D" w:rsidRPr="00887067" w:rsidRDefault="00083B4D" w:rsidP="00AF647B">
      <w:pPr>
        <w:rPr>
          <w:rFonts w:ascii="Times New Roman" w:hAnsi="Times New Roman" w:cs="Times New Roman"/>
        </w:rPr>
        <w:pPrChange w:id="975" w:author="Ofelia Symes" w:date="2018-12-14T10:11:00Z">
          <w:pPr>
            <w:spacing w:line="360" w:lineRule="auto"/>
          </w:pPr>
        </w:pPrChange>
      </w:pPr>
      <w:r w:rsidRPr="00887067">
        <w:t>5.       Man kan lukke et projekt</w:t>
      </w:r>
    </w:p>
    <w:p w14:paraId="0A25DF73" w14:textId="77777777" w:rsidR="00083B4D" w:rsidRPr="00887067" w:rsidRDefault="00083B4D" w:rsidP="00AF647B">
      <w:pPr>
        <w:rPr>
          <w:rFonts w:ascii="Times New Roman" w:hAnsi="Times New Roman" w:cs="Times New Roman"/>
        </w:rPr>
        <w:pPrChange w:id="976" w:author="Ofelia Symes" w:date="2018-12-14T10:11:00Z">
          <w:pPr>
            <w:spacing w:line="360" w:lineRule="auto"/>
          </w:pPr>
        </w:pPrChange>
      </w:pPr>
      <w:r w:rsidRPr="00887067">
        <w:t>6.       Man kan oprette en medarbejder</w:t>
      </w:r>
    </w:p>
    <w:p w14:paraId="69F9F7CC" w14:textId="77777777" w:rsidR="00083B4D" w:rsidRPr="00887067" w:rsidRDefault="00083B4D" w:rsidP="00AF647B">
      <w:pPr>
        <w:rPr>
          <w:rFonts w:ascii="Times New Roman" w:hAnsi="Times New Roman" w:cs="Times New Roman"/>
        </w:rPr>
        <w:pPrChange w:id="977" w:author="Ofelia Symes" w:date="2018-12-14T10:11:00Z">
          <w:pPr>
            <w:spacing w:line="360" w:lineRule="auto"/>
          </w:pPr>
        </w:pPrChange>
      </w:pPr>
      <w:r w:rsidRPr="00887067">
        <w:t>7.       Man kan ændre i en medarbejders oplysninger</w:t>
      </w:r>
    </w:p>
    <w:p w14:paraId="35A42FB7" w14:textId="77777777" w:rsidR="00083B4D" w:rsidRPr="00887067" w:rsidRDefault="00083B4D" w:rsidP="00AF647B">
      <w:pPr>
        <w:rPr>
          <w:rFonts w:ascii="Times New Roman" w:hAnsi="Times New Roman" w:cs="Times New Roman"/>
        </w:rPr>
        <w:pPrChange w:id="978" w:author="Ofelia Symes" w:date="2018-12-14T10:11:00Z">
          <w:pPr>
            <w:spacing w:line="360" w:lineRule="auto"/>
          </w:pPr>
        </w:pPrChange>
      </w:pPr>
      <w:r w:rsidRPr="00887067">
        <w:t>8.       Man kan tildele en enkelt medarbejder til et projekt.</w:t>
      </w:r>
    </w:p>
    <w:p w14:paraId="76C75AD1" w14:textId="77777777" w:rsidR="00083B4D" w:rsidRPr="00887067" w:rsidRDefault="00083B4D" w:rsidP="00AF647B">
      <w:pPr>
        <w:rPr>
          <w:rFonts w:ascii="Times New Roman" w:hAnsi="Times New Roman" w:cs="Times New Roman"/>
        </w:rPr>
        <w:pPrChange w:id="979" w:author="Ofelia Symes" w:date="2018-12-14T10:11:00Z">
          <w:pPr>
            <w:spacing w:line="360" w:lineRule="auto"/>
          </w:pPr>
        </w:pPrChange>
      </w:pPr>
      <w:r w:rsidRPr="00887067">
        <w:t xml:space="preserve">  </w:t>
      </w:r>
    </w:p>
    <w:p w14:paraId="58F3EDE0" w14:textId="77777777" w:rsidR="00083B4D" w:rsidRPr="00887067" w:rsidRDefault="00083B4D" w:rsidP="00AF647B">
      <w:pPr>
        <w:pStyle w:val="Heading3"/>
        <w:rPr>
          <w:rFonts w:ascii="Times New Roman" w:hAnsi="Times New Roman" w:cs="Times New Roman"/>
        </w:rPr>
      </w:pPr>
      <w:bookmarkStart w:id="980" w:name="_Toc532544016"/>
      <w:bookmarkStart w:id="981" w:name="_Toc532392369"/>
      <w:r w:rsidRPr="00887067">
        <w:t>3.2. Risiko</w:t>
      </w:r>
      <w:bookmarkEnd w:id="980"/>
      <w:bookmarkEnd w:id="981"/>
    </w:p>
    <w:p w14:paraId="20F97E39" w14:textId="77777777" w:rsidR="00083B4D" w:rsidRPr="00887067" w:rsidRDefault="00083B4D" w:rsidP="00AF647B">
      <w:pPr>
        <w:rPr>
          <w:rFonts w:ascii="Times New Roman" w:hAnsi="Times New Roman" w:cs="Times New Roman"/>
        </w:rPr>
        <w:pPrChange w:id="982" w:author="Ofelia Symes" w:date="2018-12-14T10:11:00Z">
          <w:pPr>
            <w:spacing w:line="360" w:lineRule="auto"/>
          </w:pPr>
        </w:pPrChange>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14:paraId="2DB77522"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0E00" w14:textId="77777777" w:rsidR="00083B4D" w:rsidRPr="00887067" w:rsidRDefault="00083B4D" w:rsidP="00AF647B">
            <w:pPr>
              <w:rPr>
                <w:rFonts w:ascii="Times New Roman" w:hAnsi="Times New Roman" w:cs="Times New Roman"/>
              </w:rPr>
              <w:pPrChange w:id="983"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DFCE" w14:textId="77777777" w:rsidR="00083B4D" w:rsidRPr="00887067" w:rsidRDefault="00083B4D" w:rsidP="00AF647B">
            <w:pPr>
              <w:rPr>
                <w:rFonts w:ascii="Times New Roman" w:hAnsi="Times New Roman" w:cs="Times New Roman"/>
              </w:rPr>
              <w:pPrChange w:id="984" w:author="Ofelia Symes" w:date="2018-12-14T10:11:00Z">
                <w:pPr>
                  <w:spacing w:line="360" w:lineRule="auto"/>
                </w:pPr>
              </w:pPrChange>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B873" w14:textId="77777777" w:rsidR="00083B4D" w:rsidRPr="00887067" w:rsidRDefault="00083B4D" w:rsidP="00AF647B">
            <w:pPr>
              <w:rPr>
                <w:rFonts w:ascii="Times New Roman" w:hAnsi="Times New Roman" w:cs="Times New Roman"/>
              </w:rPr>
              <w:pPrChange w:id="985" w:author="Ofelia Symes" w:date="2018-12-14T10:11:00Z">
                <w:pPr>
                  <w:spacing w:line="360" w:lineRule="auto"/>
                </w:pPr>
              </w:pPrChange>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81315" w14:textId="77777777" w:rsidR="00083B4D" w:rsidRPr="00887067" w:rsidRDefault="00083B4D" w:rsidP="00AF647B">
            <w:pPr>
              <w:rPr>
                <w:rFonts w:ascii="Times New Roman" w:hAnsi="Times New Roman" w:cs="Times New Roman"/>
              </w:rPr>
              <w:pPrChange w:id="986" w:author="Ofelia Symes" w:date="2018-12-14T10:11:00Z">
                <w:pPr>
                  <w:spacing w:line="360" w:lineRule="auto"/>
                </w:pPr>
              </w:pPrChange>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D77B" w14:textId="77777777" w:rsidR="00083B4D" w:rsidRPr="00887067" w:rsidRDefault="00083B4D" w:rsidP="00AF647B">
            <w:pPr>
              <w:rPr>
                <w:rFonts w:ascii="Times New Roman" w:hAnsi="Times New Roman" w:cs="Times New Roman"/>
              </w:rPr>
              <w:pPrChange w:id="987" w:author="Ofelia Symes" w:date="2018-12-14T10:11:00Z">
                <w:pPr>
                  <w:spacing w:line="360" w:lineRule="auto"/>
                </w:pPr>
              </w:pPrChange>
            </w:pPr>
            <w:r w:rsidRPr="00887067">
              <w:t>Plan for afhjælpning</w:t>
            </w:r>
          </w:p>
        </w:tc>
      </w:tr>
      <w:tr w:rsidR="00083B4D" w:rsidRPr="00887067" w14:paraId="1C4304A2"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EF5" w14:textId="77777777" w:rsidR="00083B4D" w:rsidRPr="00887067" w:rsidRDefault="00083B4D" w:rsidP="00AF647B">
            <w:pPr>
              <w:rPr>
                <w:rFonts w:ascii="Times New Roman" w:hAnsi="Times New Roman" w:cs="Times New Roman"/>
              </w:rPr>
              <w:pPrChange w:id="988" w:author="Ofelia Symes" w:date="2018-12-14T10:11:00Z">
                <w:pPr>
                  <w:spacing w:line="360" w:lineRule="auto"/>
                </w:pPr>
              </w:pPrChange>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364" w14:textId="77777777" w:rsidR="00083B4D" w:rsidRPr="00887067" w:rsidRDefault="00083B4D" w:rsidP="00AF647B">
            <w:pPr>
              <w:rPr>
                <w:rFonts w:ascii="Times New Roman" w:hAnsi="Times New Roman" w:cs="Times New Roman"/>
              </w:rPr>
              <w:pPrChange w:id="989" w:author="Ofelia Symes" w:date="2018-12-14T10:11:00Z">
                <w:pPr>
                  <w:spacing w:line="360" w:lineRule="auto"/>
                </w:pPr>
              </w:pPrChange>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7CDE" w14:textId="77777777" w:rsidR="00083B4D" w:rsidRPr="00887067" w:rsidRDefault="00083B4D" w:rsidP="00AF647B">
            <w:pPr>
              <w:rPr>
                <w:rFonts w:ascii="Times New Roman" w:hAnsi="Times New Roman" w:cs="Times New Roman"/>
              </w:rPr>
              <w:pPrChange w:id="990" w:author="Ofelia Symes" w:date="2018-12-14T10:11:00Z">
                <w:pPr>
                  <w:spacing w:line="360" w:lineRule="auto"/>
                </w:pPr>
              </w:pPrChange>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2CD0" w14:textId="77777777" w:rsidR="00083B4D" w:rsidRPr="00887067" w:rsidRDefault="00083B4D" w:rsidP="00AF647B">
            <w:pPr>
              <w:rPr>
                <w:rFonts w:ascii="Times New Roman" w:hAnsi="Times New Roman" w:cs="Times New Roman"/>
              </w:rPr>
              <w:pPrChange w:id="991" w:author="Ofelia Symes" w:date="2018-12-14T10:11:00Z">
                <w:pPr>
                  <w:spacing w:line="360" w:lineRule="auto"/>
                </w:pPr>
              </w:pPrChange>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EB12" w14:textId="77777777" w:rsidR="00083B4D" w:rsidRPr="00887067" w:rsidRDefault="00083B4D" w:rsidP="00AF647B">
            <w:pPr>
              <w:rPr>
                <w:rFonts w:ascii="Times New Roman" w:hAnsi="Times New Roman" w:cs="Times New Roman"/>
              </w:rPr>
              <w:pPrChange w:id="992" w:author="Ofelia Symes" w:date="2018-12-14T10:11:00Z">
                <w:pPr>
                  <w:spacing w:line="360" w:lineRule="auto"/>
                </w:pPr>
              </w:pPrChange>
            </w:pPr>
            <w:r w:rsidRPr="00887067">
              <w:t>Opdatering af program til version 2.0</w:t>
            </w:r>
          </w:p>
        </w:tc>
      </w:tr>
      <w:tr w:rsidR="00083B4D" w:rsidRPr="00887067" w14:paraId="6950C8C5" w14:textId="7777777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E54" w14:textId="77777777" w:rsidR="00083B4D" w:rsidRPr="00887067" w:rsidRDefault="00083B4D" w:rsidP="00AF647B">
            <w:pPr>
              <w:rPr>
                <w:rFonts w:ascii="Times New Roman" w:hAnsi="Times New Roman" w:cs="Times New Roman"/>
              </w:rPr>
              <w:pPrChange w:id="993" w:author="Ofelia Symes" w:date="2018-12-14T10:11:00Z">
                <w:pPr>
                  <w:spacing w:line="360" w:lineRule="auto"/>
                </w:pPr>
              </w:pPrChange>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5E31" w14:textId="77777777" w:rsidR="00083B4D" w:rsidRPr="00887067" w:rsidRDefault="00083B4D" w:rsidP="00AF647B">
            <w:pPr>
              <w:rPr>
                <w:rFonts w:ascii="Times New Roman" w:hAnsi="Times New Roman" w:cs="Times New Roman"/>
              </w:rPr>
              <w:pPrChange w:id="994" w:author="Ofelia Symes" w:date="2018-12-14T10:11:00Z">
                <w:pPr>
                  <w:spacing w:line="360" w:lineRule="auto"/>
                </w:pPr>
              </w:pPrChange>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30D5" w14:textId="77777777" w:rsidR="00083B4D" w:rsidRPr="00887067" w:rsidRDefault="00083B4D" w:rsidP="00AF647B">
            <w:pPr>
              <w:rPr>
                <w:rFonts w:ascii="Times New Roman" w:hAnsi="Times New Roman" w:cs="Times New Roman"/>
              </w:rPr>
              <w:pPrChange w:id="995" w:author="Ofelia Symes" w:date="2018-12-14T10:11:00Z">
                <w:pPr>
                  <w:spacing w:line="360" w:lineRule="auto"/>
                </w:pPr>
              </w:pPrChange>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033E" w14:textId="77777777" w:rsidR="00083B4D" w:rsidRPr="00887067" w:rsidRDefault="00083B4D" w:rsidP="00AF647B">
            <w:pPr>
              <w:rPr>
                <w:rFonts w:ascii="Times New Roman" w:hAnsi="Times New Roman" w:cs="Times New Roman"/>
              </w:rPr>
              <w:pPrChange w:id="996" w:author="Ofelia Symes" w:date="2018-12-14T10:11:00Z">
                <w:pPr>
                  <w:spacing w:line="360" w:lineRule="auto"/>
                </w:pPr>
              </w:pPrChange>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72D47" w14:textId="77777777" w:rsidR="00083B4D" w:rsidRPr="00887067" w:rsidRDefault="00083B4D" w:rsidP="00AF647B">
            <w:pPr>
              <w:rPr>
                <w:rFonts w:ascii="Times New Roman" w:hAnsi="Times New Roman" w:cs="Times New Roman"/>
              </w:rPr>
              <w:pPrChange w:id="997" w:author="Ofelia Symes" w:date="2018-12-14T10:11:00Z">
                <w:pPr>
                  <w:spacing w:line="360" w:lineRule="auto"/>
                </w:pPr>
              </w:pPrChange>
            </w:pPr>
            <w:r w:rsidRPr="00887067">
              <w:t>Tilføjelse af log in med password</w:t>
            </w:r>
          </w:p>
        </w:tc>
      </w:tr>
      <w:tr w:rsidR="00083B4D" w:rsidRPr="00887067" w14:paraId="4B46C17E" w14:textId="7777777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0E73" w14:textId="77777777" w:rsidR="00083B4D" w:rsidRPr="00887067" w:rsidRDefault="00083B4D" w:rsidP="00AF647B">
            <w:pPr>
              <w:rPr>
                <w:rFonts w:ascii="Times New Roman" w:hAnsi="Times New Roman" w:cs="Times New Roman"/>
              </w:rPr>
              <w:pPrChange w:id="998" w:author="Ofelia Symes" w:date="2018-12-14T10:11:00Z">
                <w:pPr>
                  <w:spacing w:line="360" w:lineRule="auto"/>
                </w:pPr>
              </w:pPrChange>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E264C" w14:textId="77777777" w:rsidR="00083B4D" w:rsidRPr="00887067" w:rsidRDefault="00083B4D" w:rsidP="00AF647B">
            <w:pPr>
              <w:rPr>
                <w:rFonts w:ascii="Times New Roman" w:hAnsi="Times New Roman" w:cs="Times New Roman"/>
              </w:rPr>
              <w:pPrChange w:id="999" w:author="Ofelia Symes" w:date="2018-12-14T10:11:00Z">
                <w:pPr>
                  <w:spacing w:line="360" w:lineRule="auto"/>
                </w:pPr>
              </w:pPrChange>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0741" w14:textId="77777777" w:rsidR="00083B4D" w:rsidRPr="00887067" w:rsidRDefault="00083B4D" w:rsidP="00AF647B">
            <w:pPr>
              <w:rPr>
                <w:rFonts w:ascii="Times New Roman" w:hAnsi="Times New Roman" w:cs="Times New Roman"/>
              </w:rPr>
              <w:pPrChange w:id="1000" w:author="Ofelia Symes" w:date="2018-12-14T10:11:00Z">
                <w:pPr>
                  <w:spacing w:line="360" w:lineRule="auto"/>
                </w:pPr>
              </w:pPrChange>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313B1" w14:textId="77777777" w:rsidR="00083B4D" w:rsidRPr="00887067" w:rsidRDefault="00083B4D" w:rsidP="00AF647B">
            <w:pPr>
              <w:rPr>
                <w:rFonts w:ascii="Times New Roman" w:hAnsi="Times New Roman" w:cs="Times New Roman"/>
              </w:rPr>
              <w:pPrChange w:id="100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474A" w14:textId="77777777" w:rsidR="00083B4D" w:rsidRPr="00887067" w:rsidRDefault="00083B4D" w:rsidP="00AF647B">
            <w:pPr>
              <w:rPr>
                <w:rFonts w:ascii="Times New Roman" w:hAnsi="Times New Roman" w:cs="Times New Roman"/>
              </w:rPr>
              <w:pPrChange w:id="1002" w:author="Ofelia Symes" w:date="2018-12-14T10:11:00Z">
                <w:pPr>
                  <w:spacing w:line="360" w:lineRule="auto"/>
                </w:pPr>
              </w:pPrChange>
            </w:pPr>
            <w:r w:rsidRPr="00887067">
              <w:t xml:space="preserve"> </w:t>
            </w:r>
          </w:p>
        </w:tc>
      </w:tr>
      <w:tr w:rsidR="00083B4D" w:rsidRPr="00887067" w14:paraId="7F5D00C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CFEB" w14:textId="77777777" w:rsidR="00083B4D" w:rsidRPr="00887067" w:rsidRDefault="00083B4D" w:rsidP="00AF647B">
            <w:pPr>
              <w:rPr>
                <w:rFonts w:ascii="Times New Roman" w:hAnsi="Times New Roman" w:cs="Times New Roman"/>
              </w:rPr>
              <w:pPrChange w:id="1003" w:author="Ofelia Symes" w:date="2018-12-14T10:11:00Z">
                <w:pPr>
                  <w:spacing w:line="360" w:lineRule="auto"/>
                </w:pPr>
              </w:pPrChange>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FB7" w14:textId="77777777" w:rsidR="00083B4D" w:rsidRPr="00887067" w:rsidRDefault="00083B4D" w:rsidP="00AF647B">
            <w:pPr>
              <w:rPr>
                <w:rFonts w:ascii="Times New Roman" w:hAnsi="Times New Roman" w:cs="Times New Roman"/>
              </w:rPr>
              <w:pPrChange w:id="1004"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8DF9" w14:textId="77777777" w:rsidR="00083B4D" w:rsidRPr="00887067" w:rsidRDefault="00083B4D" w:rsidP="00AF647B">
            <w:pPr>
              <w:rPr>
                <w:rFonts w:ascii="Times New Roman" w:hAnsi="Times New Roman" w:cs="Times New Roman"/>
              </w:rPr>
              <w:pPrChange w:id="100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86E4" w14:textId="77777777" w:rsidR="00083B4D" w:rsidRPr="00887067" w:rsidRDefault="00083B4D" w:rsidP="00AF647B">
            <w:pPr>
              <w:rPr>
                <w:rFonts w:ascii="Times New Roman" w:hAnsi="Times New Roman" w:cs="Times New Roman"/>
              </w:rPr>
              <w:pPrChange w:id="100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9D3D" w14:textId="77777777" w:rsidR="00083B4D" w:rsidRPr="00887067" w:rsidRDefault="00083B4D" w:rsidP="00AF647B">
            <w:pPr>
              <w:rPr>
                <w:rFonts w:ascii="Times New Roman" w:hAnsi="Times New Roman" w:cs="Times New Roman"/>
              </w:rPr>
              <w:pPrChange w:id="1007" w:author="Ofelia Symes" w:date="2018-12-14T10:11:00Z">
                <w:pPr>
                  <w:spacing w:line="360" w:lineRule="auto"/>
                </w:pPr>
              </w:pPrChange>
            </w:pPr>
            <w:r w:rsidRPr="00887067">
              <w:t xml:space="preserve"> </w:t>
            </w:r>
          </w:p>
        </w:tc>
      </w:tr>
    </w:tbl>
    <w:p w14:paraId="2DF3C768" w14:textId="77777777" w:rsidR="00083B4D" w:rsidRPr="00887067" w:rsidRDefault="00083B4D" w:rsidP="00AF647B">
      <w:pPr>
        <w:rPr>
          <w:rFonts w:ascii="Times New Roman" w:hAnsi="Times New Roman" w:cs="Times New Roman"/>
        </w:rPr>
        <w:pPrChange w:id="1008" w:author="Ofelia Symes" w:date="2018-12-14T10:11:00Z">
          <w:pPr>
            <w:spacing w:line="360" w:lineRule="auto"/>
          </w:pPr>
        </w:pPrChange>
      </w:pPr>
      <w:r w:rsidRPr="00887067">
        <w:t xml:space="preserve"> </w:t>
      </w:r>
    </w:p>
    <w:p w14:paraId="7C35B705" w14:textId="77777777" w:rsidR="00083B4D" w:rsidRPr="00887067" w:rsidRDefault="00083B4D" w:rsidP="00AF647B">
      <w:pPr>
        <w:pStyle w:val="Heading2"/>
        <w:rPr>
          <w:rFonts w:ascii="Times New Roman" w:hAnsi="Times New Roman" w:cs="Times New Roman"/>
        </w:rPr>
      </w:pPr>
      <w:bookmarkStart w:id="1009" w:name="_Toc532544017"/>
      <w:bookmarkStart w:id="1010" w:name="_Toc532392370"/>
      <w:r w:rsidRPr="00887067">
        <w:t>4.0. Tilgang til projektet.</w:t>
      </w:r>
      <w:bookmarkEnd w:id="1009"/>
      <w:bookmarkEnd w:id="1010"/>
    </w:p>
    <w:p w14:paraId="33BB3DA4" w14:textId="77777777" w:rsidR="00083B4D" w:rsidRPr="00887067" w:rsidRDefault="00083B4D" w:rsidP="00AF647B">
      <w:pPr>
        <w:rPr>
          <w:rFonts w:ascii="Times New Roman" w:hAnsi="Times New Roman" w:cs="Times New Roman"/>
        </w:rPr>
        <w:pPrChange w:id="1011" w:author="Ofelia Symes" w:date="2018-12-14T10:11:00Z">
          <w:pPr>
            <w:spacing w:line="360" w:lineRule="auto"/>
          </w:pPr>
        </w:pPrChange>
      </w:pPr>
      <w:r w:rsidRPr="00887067">
        <w:t>Vores tilgang til projektet har været agil scrum. Vi har prøvet at gøre de kritiske dele af projektet færdige først, teste dem samt dokumentere processen.</w:t>
      </w:r>
    </w:p>
    <w:p w14:paraId="31389C1D" w14:textId="77777777" w:rsidR="00083B4D" w:rsidRPr="00887067" w:rsidRDefault="00083B4D" w:rsidP="00AF647B">
      <w:pPr>
        <w:rPr>
          <w:rFonts w:ascii="Times New Roman" w:hAnsi="Times New Roman" w:cs="Times New Roman"/>
        </w:rPr>
        <w:pPrChange w:id="1012" w:author="Ofelia Symes" w:date="2018-12-14T10:11:00Z">
          <w:pPr>
            <w:spacing w:line="360" w:lineRule="auto"/>
          </w:pPr>
        </w:pPrChange>
      </w:pPr>
      <w:r w:rsidRPr="00887067">
        <w:t>Derefter har vi diskuteret vores resultater og taget dette med til næste iteration, hvor vi har udbygget vores projekt og kode, og gentaget processen med testning, dokumentation og diskussion.</w:t>
      </w:r>
    </w:p>
    <w:p w14:paraId="63C9CEB6" w14:textId="77777777" w:rsidR="00083B4D" w:rsidRPr="00887067" w:rsidRDefault="00083B4D" w:rsidP="00AF647B">
      <w:pPr>
        <w:rPr>
          <w:rFonts w:ascii="Times New Roman" w:hAnsi="Times New Roman" w:cs="Times New Roman"/>
        </w:rPr>
        <w:pPrChange w:id="1013" w:author="Ofelia Symes" w:date="2018-12-14T10:11:00Z">
          <w:pPr>
            <w:spacing w:line="360" w:lineRule="auto"/>
          </w:pPr>
        </w:pPrChange>
      </w:pPr>
      <w:r w:rsidRPr="00887067">
        <w:t>Dette har vi planlagt at gøre i 3 iterationer.</w:t>
      </w:r>
    </w:p>
    <w:p w14:paraId="500C1593" w14:textId="77777777" w:rsidR="00083B4D" w:rsidRPr="00887067" w:rsidRDefault="00083B4D" w:rsidP="00AF647B">
      <w:pPr>
        <w:rPr>
          <w:rFonts w:ascii="Times New Roman" w:hAnsi="Times New Roman" w:cs="Times New Roman"/>
        </w:rPr>
        <w:pPrChange w:id="1014" w:author="Ofelia Symes" w:date="2018-12-14T10:11:00Z">
          <w:pPr>
            <w:spacing w:line="360" w:lineRule="auto"/>
          </w:pPr>
        </w:pPrChange>
      </w:pPr>
      <w:r w:rsidRPr="00887067">
        <w:t xml:space="preserve"> </w:t>
      </w:r>
    </w:p>
    <w:p w14:paraId="7AA49319" w14:textId="77777777" w:rsidR="00083B4D" w:rsidRPr="00887067" w:rsidRDefault="00083B4D" w:rsidP="00AF647B">
      <w:pPr>
        <w:pStyle w:val="Heading2"/>
        <w:rPr>
          <w:rFonts w:ascii="Times New Roman" w:hAnsi="Times New Roman" w:cs="Times New Roman"/>
        </w:rPr>
      </w:pPr>
      <w:bookmarkStart w:id="1015" w:name="_Toc532544018"/>
      <w:bookmarkStart w:id="1016" w:name="_Toc532392371"/>
      <w:r w:rsidRPr="00887067">
        <w:t>5.0. Test miljø</w:t>
      </w:r>
      <w:bookmarkEnd w:id="1015"/>
      <w:bookmarkEnd w:id="1016"/>
    </w:p>
    <w:p w14:paraId="16AC191A" w14:textId="77777777" w:rsidR="00083B4D" w:rsidRPr="00887067" w:rsidRDefault="00083B4D" w:rsidP="00AF647B">
      <w:pPr>
        <w:rPr>
          <w:rFonts w:ascii="Times New Roman" w:hAnsi="Times New Roman" w:cs="Times New Roman"/>
        </w:rPr>
        <w:pPrChange w:id="1017" w:author="Ofelia Symes" w:date="2018-12-14T10:11:00Z">
          <w:pPr>
            <w:spacing w:line="360" w:lineRule="auto"/>
          </w:pPr>
        </w:pPrChange>
      </w:pPr>
      <w:r w:rsidRPr="00887067">
        <w:t xml:space="preserve">Vores App er blevet testet i Visual Studio, da alle gruppemedlemmer har dette program og har kendskab til brugen. </w:t>
      </w:r>
    </w:p>
    <w:p w14:paraId="634BA707" w14:textId="77777777" w:rsidR="00083B4D" w:rsidRPr="00887067" w:rsidRDefault="00083B4D" w:rsidP="00AF647B">
      <w:pPr>
        <w:rPr>
          <w:rFonts w:ascii="Times New Roman" w:hAnsi="Times New Roman" w:cs="Times New Roman"/>
        </w:rPr>
        <w:pPrChange w:id="1018" w:author="Ofelia Symes" w:date="2018-12-14T10:11:00Z">
          <w:pPr>
            <w:spacing w:line="360" w:lineRule="auto"/>
          </w:pPr>
        </w:pPrChange>
      </w:pPr>
      <w:r w:rsidRPr="00887067">
        <w:t xml:space="preserve"> </w:t>
      </w:r>
    </w:p>
    <w:p w14:paraId="6853944D" w14:textId="77777777" w:rsidR="00083B4D" w:rsidRPr="00887067" w:rsidRDefault="00083B4D" w:rsidP="00AF647B">
      <w:pPr>
        <w:pStyle w:val="Heading2"/>
        <w:rPr>
          <w:rFonts w:ascii="Times New Roman" w:hAnsi="Times New Roman" w:cs="Times New Roman"/>
        </w:rPr>
      </w:pPr>
      <w:bookmarkStart w:id="1019" w:name="_Toc532544019"/>
      <w:bookmarkStart w:id="1020" w:name="_Toc532392372"/>
      <w:r w:rsidRPr="00887067">
        <w:t>6.0. Milesten / Aflevering</w:t>
      </w:r>
      <w:bookmarkEnd w:id="1019"/>
      <w:bookmarkEnd w:id="1020"/>
    </w:p>
    <w:p w14:paraId="696D493A" w14:textId="77777777" w:rsidR="00083B4D" w:rsidRPr="00887067" w:rsidRDefault="00083B4D" w:rsidP="00AF647B">
      <w:pPr>
        <w:pStyle w:val="Heading3"/>
        <w:rPr>
          <w:rFonts w:ascii="Times New Roman" w:hAnsi="Times New Roman" w:cs="Times New Roman"/>
        </w:rPr>
      </w:pPr>
      <w:bookmarkStart w:id="1021" w:name="_Toc532544020"/>
      <w:bookmarkStart w:id="1022" w:name="_Toc532392373"/>
      <w:r w:rsidRPr="00887067">
        <w:t>6.1.  Test tidsplan</w:t>
      </w:r>
      <w:bookmarkEnd w:id="1021"/>
      <w:bookmarkEnd w:id="1022"/>
    </w:p>
    <w:p w14:paraId="209F2E8F" w14:textId="77777777" w:rsidR="00083B4D" w:rsidRPr="00887067" w:rsidRDefault="00083B4D" w:rsidP="00AF647B">
      <w:pPr>
        <w:rPr>
          <w:rFonts w:ascii="Times New Roman" w:hAnsi="Times New Roman" w:cs="Times New Roman"/>
        </w:rPr>
        <w:pPrChange w:id="1023" w:author="Ofelia Symes" w:date="2018-12-14T10:11:00Z">
          <w:pPr>
            <w:spacing w:line="360" w:lineRule="auto"/>
          </w:pPr>
        </w:pPrChange>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14:paraId="1AC34F1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DA6D" w14:textId="77777777" w:rsidR="00083B4D" w:rsidRPr="00887067" w:rsidRDefault="00083B4D" w:rsidP="00AF647B">
            <w:pPr>
              <w:rPr>
                <w:rFonts w:ascii="Times New Roman" w:hAnsi="Times New Roman" w:cs="Times New Roman"/>
              </w:rPr>
              <w:pPrChange w:id="1024" w:author="Ofelia Symes" w:date="2018-12-14T10:11:00Z">
                <w:pPr>
                  <w:spacing w:line="360" w:lineRule="auto"/>
                </w:pPr>
              </w:pPrChange>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D3D18" w14:textId="77777777" w:rsidR="00083B4D" w:rsidRPr="00887067" w:rsidRDefault="00083B4D" w:rsidP="00AF647B">
            <w:pPr>
              <w:rPr>
                <w:rFonts w:ascii="Times New Roman" w:hAnsi="Times New Roman" w:cs="Times New Roman"/>
              </w:rPr>
              <w:pPrChange w:id="1025" w:author="Ofelia Symes" w:date="2018-12-14T10:11:00Z">
                <w:pPr>
                  <w:spacing w:line="360" w:lineRule="auto"/>
                </w:pPr>
              </w:pPrChange>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B616" w14:textId="77777777" w:rsidR="00083B4D" w:rsidRPr="00887067" w:rsidRDefault="00083B4D" w:rsidP="00AF647B">
            <w:pPr>
              <w:rPr>
                <w:rFonts w:ascii="Times New Roman" w:hAnsi="Times New Roman" w:cs="Times New Roman"/>
              </w:rPr>
              <w:pPrChange w:id="1026" w:author="Ofelia Symes" w:date="2018-12-14T10:11:00Z">
                <w:pPr>
                  <w:spacing w:line="360" w:lineRule="auto"/>
                </w:pPr>
              </w:pPrChange>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20EB" w14:textId="77777777" w:rsidR="00083B4D" w:rsidRPr="00887067" w:rsidRDefault="00083B4D" w:rsidP="00AF647B">
            <w:pPr>
              <w:rPr>
                <w:rFonts w:ascii="Times New Roman" w:hAnsi="Times New Roman" w:cs="Times New Roman"/>
              </w:rPr>
              <w:pPrChange w:id="1027" w:author="Ofelia Symes" w:date="2018-12-14T10:11:00Z">
                <w:pPr>
                  <w:spacing w:line="360" w:lineRule="auto"/>
                </w:pPr>
              </w:pPrChange>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E9052" w14:textId="77777777" w:rsidR="00083B4D" w:rsidRPr="00887067" w:rsidRDefault="00083B4D" w:rsidP="00AF647B">
            <w:pPr>
              <w:rPr>
                <w:rFonts w:ascii="Times New Roman" w:hAnsi="Times New Roman" w:cs="Times New Roman"/>
              </w:rPr>
              <w:pPrChange w:id="1028" w:author="Ofelia Symes" w:date="2018-12-14T10:11:00Z">
                <w:pPr>
                  <w:spacing w:line="360" w:lineRule="auto"/>
                </w:pPr>
              </w:pPrChange>
            </w:pPr>
            <w:r w:rsidRPr="00887067">
              <w:t>Kommentar</w:t>
            </w:r>
          </w:p>
        </w:tc>
      </w:tr>
      <w:tr w:rsidR="00083B4D" w:rsidRPr="00887067" w14:paraId="55F2D79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F845" w14:textId="77777777" w:rsidR="00083B4D" w:rsidRPr="00887067" w:rsidRDefault="00083B4D" w:rsidP="00AF647B">
            <w:pPr>
              <w:rPr>
                <w:rFonts w:ascii="Times New Roman" w:hAnsi="Times New Roman" w:cs="Times New Roman"/>
              </w:rPr>
              <w:pPrChange w:id="1029" w:author="Ofelia Symes" w:date="2018-12-14T10:11:00Z">
                <w:pPr>
                  <w:spacing w:line="360" w:lineRule="auto"/>
                </w:pPr>
              </w:pPrChange>
            </w:pPr>
            <w:r w:rsidRPr="00887067">
              <w:lastRenderedPageBreak/>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D58A4" w14:textId="77777777" w:rsidR="00083B4D" w:rsidRPr="00887067" w:rsidRDefault="00083B4D" w:rsidP="00AF647B">
            <w:pPr>
              <w:rPr>
                <w:rFonts w:ascii="Times New Roman" w:hAnsi="Times New Roman" w:cs="Times New Roman"/>
              </w:rPr>
              <w:pPrChange w:id="103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E62CC" w14:textId="77777777" w:rsidR="00083B4D" w:rsidRPr="00887067" w:rsidRDefault="00083B4D" w:rsidP="00AF647B">
            <w:pPr>
              <w:rPr>
                <w:rFonts w:ascii="Times New Roman" w:hAnsi="Times New Roman" w:cs="Times New Roman"/>
              </w:rPr>
              <w:pPrChange w:id="103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0F011" w14:textId="77777777" w:rsidR="00083B4D" w:rsidRPr="00887067" w:rsidRDefault="00083B4D" w:rsidP="00AF647B">
            <w:pPr>
              <w:rPr>
                <w:rFonts w:ascii="Times New Roman" w:hAnsi="Times New Roman" w:cs="Times New Roman"/>
              </w:rPr>
              <w:pPrChange w:id="103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6B2B7" w14:textId="77777777" w:rsidR="00083B4D" w:rsidRPr="00887067" w:rsidRDefault="00083B4D" w:rsidP="00AF647B">
            <w:pPr>
              <w:rPr>
                <w:rFonts w:ascii="Times New Roman" w:hAnsi="Times New Roman" w:cs="Times New Roman"/>
              </w:rPr>
              <w:pPrChange w:id="1033" w:author="Ofelia Symes" w:date="2018-12-14T10:11:00Z">
                <w:pPr>
                  <w:spacing w:line="360" w:lineRule="auto"/>
                </w:pPr>
              </w:pPrChange>
            </w:pPr>
            <w:r w:rsidRPr="00887067">
              <w:t xml:space="preserve"> </w:t>
            </w:r>
          </w:p>
        </w:tc>
      </w:tr>
      <w:tr w:rsidR="00083B4D" w:rsidRPr="00887067" w14:paraId="5A3920E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5B623" w14:textId="77777777" w:rsidR="00083B4D" w:rsidRPr="00887067" w:rsidRDefault="00083B4D" w:rsidP="00AF647B">
            <w:pPr>
              <w:rPr>
                <w:rFonts w:ascii="Times New Roman" w:hAnsi="Times New Roman" w:cs="Times New Roman"/>
              </w:rPr>
              <w:pPrChange w:id="1034" w:author="Ofelia Symes" w:date="2018-12-14T10:11:00Z">
                <w:pPr>
                  <w:spacing w:line="360" w:lineRule="auto"/>
                </w:pPr>
              </w:pPrChange>
            </w:pPr>
            <w:r w:rsidRPr="00887067">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94756" w14:textId="77777777" w:rsidR="00083B4D" w:rsidRPr="00887067" w:rsidRDefault="00083B4D" w:rsidP="00AF647B">
            <w:pPr>
              <w:rPr>
                <w:rFonts w:ascii="Times New Roman" w:hAnsi="Times New Roman" w:cs="Times New Roman"/>
              </w:rPr>
              <w:pPrChange w:id="103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9A49" w14:textId="77777777" w:rsidR="00083B4D" w:rsidRPr="00887067" w:rsidRDefault="00083B4D" w:rsidP="00AF647B">
            <w:pPr>
              <w:rPr>
                <w:rFonts w:ascii="Times New Roman" w:hAnsi="Times New Roman" w:cs="Times New Roman"/>
              </w:rPr>
              <w:pPrChange w:id="103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5E006" w14:textId="77777777" w:rsidR="00083B4D" w:rsidRPr="00887067" w:rsidRDefault="00083B4D" w:rsidP="00AF647B">
            <w:pPr>
              <w:rPr>
                <w:rFonts w:ascii="Times New Roman" w:hAnsi="Times New Roman" w:cs="Times New Roman"/>
              </w:rPr>
              <w:pPrChange w:id="103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299C" w14:textId="77777777" w:rsidR="00083B4D" w:rsidRPr="00887067" w:rsidRDefault="00083B4D" w:rsidP="00AF647B">
            <w:pPr>
              <w:rPr>
                <w:rFonts w:ascii="Times New Roman" w:hAnsi="Times New Roman" w:cs="Times New Roman"/>
              </w:rPr>
              <w:pPrChange w:id="1038" w:author="Ofelia Symes" w:date="2018-12-14T10:11:00Z">
                <w:pPr>
                  <w:spacing w:line="360" w:lineRule="auto"/>
                </w:pPr>
              </w:pPrChange>
            </w:pPr>
            <w:r w:rsidRPr="00887067">
              <w:t xml:space="preserve"> </w:t>
            </w:r>
          </w:p>
        </w:tc>
      </w:tr>
      <w:tr w:rsidR="00083B4D" w:rsidRPr="00887067" w14:paraId="4A9ACEF9"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153CE" w14:textId="77777777" w:rsidR="00083B4D" w:rsidRPr="00887067" w:rsidRDefault="00083B4D" w:rsidP="00AF647B">
            <w:pPr>
              <w:rPr>
                <w:rFonts w:ascii="Times New Roman" w:hAnsi="Times New Roman" w:cs="Times New Roman"/>
              </w:rPr>
              <w:pPrChange w:id="1039" w:author="Ofelia Symes" w:date="2018-12-14T10:11:00Z">
                <w:pPr>
                  <w:spacing w:line="360" w:lineRule="auto"/>
                </w:pPr>
              </w:pPrChange>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8DDA8" w14:textId="77777777" w:rsidR="00083B4D" w:rsidRPr="00887067" w:rsidRDefault="00083B4D" w:rsidP="00AF647B">
            <w:pPr>
              <w:rPr>
                <w:rFonts w:ascii="Times New Roman" w:hAnsi="Times New Roman" w:cs="Times New Roman"/>
              </w:rPr>
              <w:pPrChange w:id="104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2504" w14:textId="77777777" w:rsidR="00083B4D" w:rsidRPr="00887067" w:rsidRDefault="00083B4D" w:rsidP="00AF647B">
            <w:pPr>
              <w:rPr>
                <w:rFonts w:ascii="Times New Roman" w:hAnsi="Times New Roman" w:cs="Times New Roman"/>
              </w:rPr>
              <w:pPrChange w:id="104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4B9A9" w14:textId="77777777" w:rsidR="00083B4D" w:rsidRPr="00887067" w:rsidRDefault="00083B4D" w:rsidP="00AF647B">
            <w:pPr>
              <w:rPr>
                <w:rFonts w:ascii="Times New Roman" w:hAnsi="Times New Roman" w:cs="Times New Roman"/>
              </w:rPr>
              <w:pPrChange w:id="104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4C81" w14:textId="77777777" w:rsidR="00083B4D" w:rsidRPr="00887067" w:rsidRDefault="00083B4D" w:rsidP="00AF647B">
            <w:pPr>
              <w:rPr>
                <w:rFonts w:ascii="Times New Roman" w:hAnsi="Times New Roman" w:cs="Times New Roman"/>
              </w:rPr>
              <w:pPrChange w:id="1043" w:author="Ofelia Symes" w:date="2018-12-14T10:11:00Z">
                <w:pPr>
                  <w:spacing w:line="360" w:lineRule="auto"/>
                </w:pPr>
              </w:pPrChange>
            </w:pPr>
            <w:r w:rsidRPr="00887067">
              <w:t xml:space="preserve"> </w:t>
            </w:r>
          </w:p>
        </w:tc>
      </w:tr>
      <w:tr w:rsidR="00083B4D" w:rsidRPr="00887067" w14:paraId="4F0F2663"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305B1" w14:textId="77777777" w:rsidR="00083B4D" w:rsidRPr="00887067" w:rsidRDefault="00083B4D" w:rsidP="00AF647B">
            <w:pPr>
              <w:rPr>
                <w:rFonts w:ascii="Times New Roman" w:hAnsi="Times New Roman" w:cs="Times New Roman"/>
              </w:rPr>
              <w:pPrChange w:id="1044" w:author="Ofelia Symes" w:date="2018-12-14T10:11:00Z">
                <w:pPr>
                  <w:spacing w:line="360" w:lineRule="auto"/>
                </w:pPr>
              </w:pPrChange>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2BF7" w14:textId="77777777" w:rsidR="00083B4D" w:rsidRPr="00887067" w:rsidRDefault="00083B4D" w:rsidP="00AF647B">
            <w:pPr>
              <w:rPr>
                <w:rFonts w:ascii="Times New Roman" w:hAnsi="Times New Roman" w:cs="Times New Roman"/>
              </w:rPr>
              <w:pPrChange w:id="104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ACAC" w14:textId="77777777" w:rsidR="00083B4D" w:rsidRPr="00887067" w:rsidRDefault="00083B4D" w:rsidP="00AF647B">
            <w:pPr>
              <w:rPr>
                <w:rFonts w:ascii="Times New Roman" w:hAnsi="Times New Roman" w:cs="Times New Roman"/>
              </w:rPr>
              <w:pPrChange w:id="104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2BC2" w14:textId="77777777" w:rsidR="00083B4D" w:rsidRPr="00887067" w:rsidRDefault="00083B4D" w:rsidP="00AF647B">
            <w:pPr>
              <w:rPr>
                <w:rFonts w:ascii="Times New Roman" w:hAnsi="Times New Roman" w:cs="Times New Roman"/>
              </w:rPr>
              <w:pPrChange w:id="104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59342" w14:textId="77777777" w:rsidR="00083B4D" w:rsidRPr="00887067" w:rsidRDefault="00083B4D" w:rsidP="00AF647B">
            <w:pPr>
              <w:rPr>
                <w:rFonts w:ascii="Times New Roman" w:hAnsi="Times New Roman" w:cs="Times New Roman"/>
              </w:rPr>
              <w:pPrChange w:id="1048" w:author="Ofelia Symes" w:date="2018-12-14T10:11:00Z">
                <w:pPr>
                  <w:spacing w:line="360" w:lineRule="auto"/>
                </w:pPr>
              </w:pPrChange>
            </w:pPr>
            <w:r w:rsidRPr="00887067">
              <w:t xml:space="preserve"> </w:t>
            </w:r>
          </w:p>
        </w:tc>
      </w:tr>
      <w:tr w:rsidR="00083B4D" w:rsidRPr="00887067" w14:paraId="778033E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094E3" w14:textId="77777777" w:rsidR="00083B4D" w:rsidRPr="00887067" w:rsidRDefault="00083B4D" w:rsidP="00AF647B">
            <w:pPr>
              <w:rPr>
                <w:rFonts w:ascii="Times New Roman" w:hAnsi="Times New Roman" w:cs="Times New Roman"/>
              </w:rPr>
              <w:pPrChange w:id="1049" w:author="Ofelia Symes" w:date="2018-12-14T10:11:00Z">
                <w:pPr>
                  <w:spacing w:line="360" w:lineRule="auto"/>
                </w:pPr>
              </w:pPrChange>
            </w:pPr>
            <w:r w:rsidRPr="00887067">
              <w:t>Porters five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C71AD" w14:textId="77777777" w:rsidR="00083B4D" w:rsidRPr="00887067" w:rsidRDefault="00083B4D" w:rsidP="00AF647B">
            <w:pPr>
              <w:rPr>
                <w:rFonts w:ascii="Times New Roman" w:hAnsi="Times New Roman" w:cs="Times New Roman"/>
              </w:rPr>
              <w:pPrChange w:id="105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1CFF1" w14:textId="77777777" w:rsidR="00083B4D" w:rsidRPr="00887067" w:rsidRDefault="00083B4D" w:rsidP="00AF647B">
            <w:pPr>
              <w:rPr>
                <w:rFonts w:ascii="Times New Roman" w:hAnsi="Times New Roman" w:cs="Times New Roman"/>
              </w:rPr>
              <w:pPrChange w:id="105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1F13" w14:textId="77777777" w:rsidR="00083B4D" w:rsidRPr="00887067" w:rsidRDefault="00083B4D" w:rsidP="00AF647B">
            <w:pPr>
              <w:rPr>
                <w:rFonts w:ascii="Times New Roman" w:hAnsi="Times New Roman" w:cs="Times New Roman"/>
              </w:rPr>
              <w:pPrChange w:id="105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C0387" w14:textId="77777777" w:rsidR="00083B4D" w:rsidRPr="00887067" w:rsidRDefault="00083B4D" w:rsidP="00AF647B">
            <w:pPr>
              <w:rPr>
                <w:rFonts w:ascii="Times New Roman" w:hAnsi="Times New Roman" w:cs="Times New Roman"/>
              </w:rPr>
              <w:pPrChange w:id="1053" w:author="Ofelia Symes" w:date="2018-12-14T10:11:00Z">
                <w:pPr>
                  <w:spacing w:line="360" w:lineRule="auto"/>
                </w:pPr>
              </w:pPrChange>
            </w:pPr>
            <w:r w:rsidRPr="00887067">
              <w:t xml:space="preserve"> </w:t>
            </w:r>
          </w:p>
        </w:tc>
      </w:tr>
      <w:tr w:rsidR="00083B4D" w:rsidRPr="00887067" w14:paraId="57B8F91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E0F0" w14:textId="77777777" w:rsidR="00083B4D" w:rsidRPr="00887067" w:rsidRDefault="00083B4D" w:rsidP="00AF647B">
            <w:pPr>
              <w:rPr>
                <w:rFonts w:ascii="Times New Roman" w:hAnsi="Times New Roman" w:cs="Times New Roman"/>
              </w:rPr>
              <w:pPrChange w:id="1054" w:author="Ofelia Symes" w:date="2018-12-14T10:11:00Z">
                <w:pPr>
                  <w:spacing w:line="360" w:lineRule="auto"/>
                </w:pPr>
              </w:pPrChange>
            </w:pPr>
            <w:r w:rsidRPr="00887067">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91DB3" w14:textId="77777777" w:rsidR="00083B4D" w:rsidRPr="00887067" w:rsidRDefault="00083B4D" w:rsidP="00AF647B">
            <w:pPr>
              <w:rPr>
                <w:rFonts w:ascii="Times New Roman" w:hAnsi="Times New Roman" w:cs="Times New Roman"/>
              </w:rPr>
              <w:pPrChange w:id="105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0C94" w14:textId="77777777" w:rsidR="00083B4D" w:rsidRPr="00887067" w:rsidRDefault="00083B4D" w:rsidP="00AF647B">
            <w:pPr>
              <w:rPr>
                <w:rFonts w:ascii="Times New Roman" w:hAnsi="Times New Roman" w:cs="Times New Roman"/>
              </w:rPr>
              <w:pPrChange w:id="105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7E95" w14:textId="77777777" w:rsidR="00083B4D" w:rsidRPr="00887067" w:rsidRDefault="00083B4D" w:rsidP="00AF647B">
            <w:pPr>
              <w:rPr>
                <w:rFonts w:ascii="Times New Roman" w:hAnsi="Times New Roman" w:cs="Times New Roman"/>
              </w:rPr>
              <w:pPrChange w:id="105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4D480" w14:textId="77777777" w:rsidR="00083B4D" w:rsidRPr="00887067" w:rsidRDefault="00083B4D" w:rsidP="00AF647B">
            <w:pPr>
              <w:rPr>
                <w:rFonts w:ascii="Times New Roman" w:hAnsi="Times New Roman" w:cs="Times New Roman"/>
              </w:rPr>
              <w:pPrChange w:id="1058" w:author="Ofelia Symes" w:date="2018-12-14T10:11:00Z">
                <w:pPr>
                  <w:spacing w:line="360" w:lineRule="auto"/>
                </w:pPr>
              </w:pPrChange>
            </w:pPr>
            <w:r w:rsidRPr="00887067">
              <w:t xml:space="preserve"> </w:t>
            </w:r>
          </w:p>
        </w:tc>
      </w:tr>
      <w:tr w:rsidR="00083B4D" w:rsidRPr="00887067" w14:paraId="444A050C"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87883" w14:textId="77777777" w:rsidR="00083B4D" w:rsidRPr="00887067" w:rsidRDefault="00083B4D" w:rsidP="00AF647B">
            <w:pPr>
              <w:rPr>
                <w:rFonts w:ascii="Times New Roman" w:hAnsi="Times New Roman" w:cs="Times New Roman"/>
              </w:rPr>
              <w:pPrChange w:id="1059" w:author="Ofelia Symes" w:date="2018-12-14T10:11:00Z">
                <w:pPr>
                  <w:spacing w:line="360" w:lineRule="auto"/>
                </w:pPr>
              </w:pPrChange>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2A49" w14:textId="77777777" w:rsidR="00083B4D" w:rsidRPr="00887067" w:rsidRDefault="00083B4D" w:rsidP="00AF647B">
            <w:pPr>
              <w:rPr>
                <w:rFonts w:ascii="Times New Roman" w:hAnsi="Times New Roman" w:cs="Times New Roman"/>
              </w:rPr>
              <w:pPrChange w:id="106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6ED31" w14:textId="77777777" w:rsidR="00083B4D" w:rsidRPr="00887067" w:rsidRDefault="00083B4D" w:rsidP="00AF647B">
            <w:pPr>
              <w:rPr>
                <w:rFonts w:ascii="Times New Roman" w:hAnsi="Times New Roman" w:cs="Times New Roman"/>
              </w:rPr>
              <w:pPrChange w:id="106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2CE4" w14:textId="77777777" w:rsidR="00083B4D" w:rsidRPr="00887067" w:rsidRDefault="00083B4D" w:rsidP="00AF647B">
            <w:pPr>
              <w:rPr>
                <w:rFonts w:ascii="Times New Roman" w:hAnsi="Times New Roman" w:cs="Times New Roman"/>
              </w:rPr>
              <w:pPrChange w:id="106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1A98" w14:textId="77777777" w:rsidR="00083B4D" w:rsidRPr="00887067" w:rsidRDefault="00083B4D" w:rsidP="00AF647B">
            <w:pPr>
              <w:rPr>
                <w:rFonts w:ascii="Times New Roman" w:hAnsi="Times New Roman" w:cs="Times New Roman"/>
              </w:rPr>
              <w:pPrChange w:id="1063" w:author="Ofelia Symes" w:date="2018-12-14T10:11:00Z">
                <w:pPr>
                  <w:spacing w:line="360" w:lineRule="auto"/>
                </w:pPr>
              </w:pPrChange>
            </w:pPr>
            <w:r w:rsidRPr="00887067">
              <w:t xml:space="preserve"> </w:t>
            </w:r>
          </w:p>
        </w:tc>
      </w:tr>
      <w:tr w:rsidR="00083B4D" w:rsidRPr="00887067" w14:paraId="792DB7D3"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704E" w14:textId="77777777" w:rsidR="00083B4D" w:rsidRPr="00887067" w:rsidRDefault="00083B4D" w:rsidP="00AF647B">
            <w:pPr>
              <w:rPr>
                <w:rFonts w:ascii="Times New Roman" w:hAnsi="Times New Roman" w:cs="Times New Roman"/>
              </w:rPr>
              <w:pPrChange w:id="1064" w:author="Ofelia Symes" w:date="2018-12-14T10:11:00Z">
                <w:pPr>
                  <w:spacing w:line="360" w:lineRule="auto"/>
                </w:pPr>
              </w:pPrChange>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13D1A" w14:textId="77777777" w:rsidR="00083B4D" w:rsidRPr="00887067" w:rsidRDefault="00083B4D" w:rsidP="00AF647B">
            <w:pPr>
              <w:rPr>
                <w:rFonts w:ascii="Times New Roman" w:hAnsi="Times New Roman" w:cs="Times New Roman"/>
              </w:rPr>
              <w:pPrChange w:id="106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BCFB" w14:textId="77777777" w:rsidR="00083B4D" w:rsidRPr="00887067" w:rsidRDefault="00083B4D" w:rsidP="00AF647B">
            <w:pPr>
              <w:rPr>
                <w:rFonts w:ascii="Times New Roman" w:hAnsi="Times New Roman" w:cs="Times New Roman"/>
              </w:rPr>
              <w:pPrChange w:id="106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94F2" w14:textId="77777777" w:rsidR="00083B4D" w:rsidRPr="00887067" w:rsidRDefault="00083B4D" w:rsidP="00AF647B">
            <w:pPr>
              <w:rPr>
                <w:rFonts w:ascii="Times New Roman" w:hAnsi="Times New Roman" w:cs="Times New Roman"/>
              </w:rPr>
              <w:pPrChange w:id="106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DBE63" w14:textId="77777777" w:rsidR="00083B4D" w:rsidRPr="00887067" w:rsidRDefault="00083B4D" w:rsidP="00AF647B">
            <w:pPr>
              <w:rPr>
                <w:rFonts w:ascii="Times New Roman" w:hAnsi="Times New Roman" w:cs="Times New Roman"/>
              </w:rPr>
              <w:pPrChange w:id="1068" w:author="Ofelia Symes" w:date="2018-12-14T10:11:00Z">
                <w:pPr>
                  <w:spacing w:line="360" w:lineRule="auto"/>
                </w:pPr>
              </w:pPrChange>
            </w:pPr>
            <w:r w:rsidRPr="00887067">
              <w:t xml:space="preserve"> </w:t>
            </w:r>
          </w:p>
        </w:tc>
      </w:tr>
      <w:tr w:rsidR="00083B4D" w:rsidRPr="00887067" w14:paraId="42D844E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0E04" w14:textId="77777777" w:rsidR="00083B4D" w:rsidRPr="00887067" w:rsidRDefault="00083B4D" w:rsidP="00AF647B">
            <w:pPr>
              <w:rPr>
                <w:rFonts w:ascii="Times New Roman" w:hAnsi="Times New Roman" w:cs="Times New Roman"/>
              </w:rPr>
              <w:pPrChange w:id="1069" w:author="Ofelia Symes" w:date="2018-12-14T10:11:00Z">
                <w:pPr>
                  <w:spacing w:line="360" w:lineRule="auto"/>
                </w:pPr>
              </w:pPrChange>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08CBE" w14:textId="77777777" w:rsidR="00083B4D" w:rsidRPr="00887067" w:rsidRDefault="00083B4D" w:rsidP="00AF647B">
            <w:pPr>
              <w:rPr>
                <w:rFonts w:ascii="Times New Roman" w:hAnsi="Times New Roman" w:cs="Times New Roman"/>
              </w:rPr>
              <w:pPrChange w:id="107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40DF8" w14:textId="77777777" w:rsidR="00083B4D" w:rsidRPr="00887067" w:rsidRDefault="00083B4D" w:rsidP="00AF647B">
            <w:pPr>
              <w:rPr>
                <w:rFonts w:ascii="Times New Roman" w:hAnsi="Times New Roman" w:cs="Times New Roman"/>
              </w:rPr>
              <w:pPrChange w:id="107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EBC" w14:textId="77777777" w:rsidR="00083B4D" w:rsidRPr="00887067" w:rsidRDefault="00083B4D" w:rsidP="00AF647B">
            <w:pPr>
              <w:rPr>
                <w:rFonts w:ascii="Times New Roman" w:hAnsi="Times New Roman" w:cs="Times New Roman"/>
              </w:rPr>
              <w:pPrChange w:id="107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EB65" w14:textId="77777777" w:rsidR="00083B4D" w:rsidRPr="00887067" w:rsidRDefault="00083B4D" w:rsidP="00AF647B">
            <w:pPr>
              <w:rPr>
                <w:rFonts w:ascii="Times New Roman" w:hAnsi="Times New Roman" w:cs="Times New Roman"/>
              </w:rPr>
              <w:pPrChange w:id="1073" w:author="Ofelia Symes" w:date="2018-12-14T10:11:00Z">
                <w:pPr>
                  <w:spacing w:line="360" w:lineRule="auto"/>
                </w:pPr>
              </w:pPrChange>
            </w:pPr>
            <w:r w:rsidRPr="00887067">
              <w:t xml:space="preserve"> </w:t>
            </w:r>
          </w:p>
        </w:tc>
      </w:tr>
      <w:tr w:rsidR="00083B4D" w:rsidRPr="00887067" w14:paraId="3BCC1A1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82922" w14:textId="77777777" w:rsidR="00083B4D" w:rsidRPr="00887067" w:rsidRDefault="00083B4D" w:rsidP="00AF647B">
            <w:pPr>
              <w:rPr>
                <w:rFonts w:ascii="Times New Roman" w:hAnsi="Times New Roman" w:cs="Times New Roman"/>
              </w:rPr>
              <w:pPrChange w:id="1074" w:author="Ofelia Symes" w:date="2018-12-14T10:11:00Z">
                <w:pPr>
                  <w:spacing w:line="360" w:lineRule="auto"/>
                </w:pPr>
              </w:pPrChange>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E7AC" w14:textId="77777777" w:rsidR="00083B4D" w:rsidRPr="00887067" w:rsidRDefault="00083B4D" w:rsidP="00AF647B">
            <w:pPr>
              <w:rPr>
                <w:rFonts w:ascii="Times New Roman" w:hAnsi="Times New Roman" w:cs="Times New Roman"/>
              </w:rPr>
              <w:pPrChange w:id="107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A819" w14:textId="77777777" w:rsidR="00083B4D" w:rsidRPr="00887067" w:rsidRDefault="00083B4D" w:rsidP="00AF647B">
            <w:pPr>
              <w:rPr>
                <w:rFonts w:ascii="Times New Roman" w:hAnsi="Times New Roman" w:cs="Times New Roman"/>
              </w:rPr>
              <w:pPrChange w:id="107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8F29" w14:textId="77777777" w:rsidR="00083B4D" w:rsidRPr="00887067" w:rsidRDefault="00083B4D" w:rsidP="00AF647B">
            <w:pPr>
              <w:rPr>
                <w:rFonts w:ascii="Times New Roman" w:hAnsi="Times New Roman" w:cs="Times New Roman"/>
              </w:rPr>
              <w:pPrChange w:id="107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0E0E" w14:textId="77777777" w:rsidR="00083B4D" w:rsidRPr="00887067" w:rsidRDefault="00083B4D" w:rsidP="00AF647B">
            <w:pPr>
              <w:rPr>
                <w:rFonts w:ascii="Times New Roman" w:hAnsi="Times New Roman" w:cs="Times New Roman"/>
              </w:rPr>
              <w:pPrChange w:id="1078" w:author="Ofelia Symes" w:date="2018-12-14T10:11:00Z">
                <w:pPr>
                  <w:spacing w:line="360" w:lineRule="auto"/>
                </w:pPr>
              </w:pPrChange>
            </w:pPr>
            <w:r w:rsidRPr="00887067">
              <w:t xml:space="preserve"> </w:t>
            </w:r>
          </w:p>
        </w:tc>
      </w:tr>
      <w:tr w:rsidR="00083B4D" w:rsidRPr="00887067" w14:paraId="62B15AC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8028" w14:textId="77777777" w:rsidR="00083B4D" w:rsidRPr="00887067" w:rsidRDefault="00083B4D" w:rsidP="00AF647B">
            <w:pPr>
              <w:rPr>
                <w:rFonts w:ascii="Times New Roman" w:hAnsi="Times New Roman" w:cs="Times New Roman"/>
              </w:rPr>
              <w:pPrChange w:id="1079" w:author="Ofelia Symes" w:date="2018-12-14T10:11:00Z">
                <w:pPr>
                  <w:spacing w:line="360" w:lineRule="auto"/>
                </w:pPr>
              </w:pPrChange>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40EB" w14:textId="77777777" w:rsidR="00083B4D" w:rsidRPr="00887067" w:rsidRDefault="00083B4D" w:rsidP="00AF647B">
            <w:pPr>
              <w:rPr>
                <w:rFonts w:ascii="Times New Roman" w:hAnsi="Times New Roman" w:cs="Times New Roman"/>
              </w:rPr>
              <w:pPrChange w:id="108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4EA9" w14:textId="77777777" w:rsidR="00083B4D" w:rsidRPr="00887067" w:rsidRDefault="00083B4D" w:rsidP="00AF647B">
            <w:pPr>
              <w:rPr>
                <w:rFonts w:ascii="Times New Roman" w:hAnsi="Times New Roman" w:cs="Times New Roman"/>
              </w:rPr>
              <w:pPrChange w:id="108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9AB0" w14:textId="77777777" w:rsidR="00083B4D" w:rsidRPr="00887067" w:rsidRDefault="00083B4D" w:rsidP="00AF647B">
            <w:pPr>
              <w:rPr>
                <w:rFonts w:ascii="Times New Roman" w:hAnsi="Times New Roman" w:cs="Times New Roman"/>
              </w:rPr>
              <w:pPrChange w:id="108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E1DFE" w14:textId="77777777" w:rsidR="00083B4D" w:rsidRPr="00887067" w:rsidRDefault="00083B4D" w:rsidP="00AF647B">
            <w:pPr>
              <w:rPr>
                <w:rFonts w:ascii="Times New Roman" w:hAnsi="Times New Roman" w:cs="Times New Roman"/>
              </w:rPr>
              <w:pPrChange w:id="1083" w:author="Ofelia Symes" w:date="2018-12-14T10:11:00Z">
                <w:pPr>
                  <w:spacing w:line="360" w:lineRule="auto"/>
                </w:pPr>
              </w:pPrChange>
            </w:pPr>
            <w:r w:rsidRPr="00887067">
              <w:t xml:space="preserve"> </w:t>
            </w:r>
          </w:p>
        </w:tc>
      </w:tr>
      <w:tr w:rsidR="00083B4D" w:rsidRPr="00887067" w14:paraId="256DA39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3BB3D" w14:textId="77777777" w:rsidR="00083B4D" w:rsidRPr="00887067" w:rsidRDefault="00083B4D" w:rsidP="00AF647B">
            <w:pPr>
              <w:rPr>
                <w:rFonts w:ascii="Times New Roman" w:hAnsi="Times New Roman" w:cs="Times New Roman"/>
              </w:rPr>
              <w:pPrChange w:id="1084" w:author="Ofelia Symes" w:date="2018-12-14T10:11:00Z">
                <w:pPr>
                  <w:spacing w:line="360" w:lineRule="auto"/>
                </w:pPr>
              </w:pPrChange>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E92D" w14:textId="77777777" w:rsidR="00083B4D" w:rsidRPr="00887067" w:rsidRDefault="00083B4D" w:rsidP="00AF647B">
            <w:pPr>
              <w:rPr>
                <w:rFonts w:ascii="Times New Roman" w:hAnsi="Times New Roman" w:cs="Times New Roman"/>
              </w:rPr>
              <w:pPrChange w:id="108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5144" w14:textId="77777777" w:rsidR="00083B4D" w:rsidRPr="00887067" w:rsidRDefault="00083B4D" w:rsidP="00AF647B">
            <w:pPr>
              <w:rPr>
                <w:rFonts w:ascii="Times New Roman" w:hAnsi="Times New Roman" w:cs="Times New Roman"/>
              </w:rPr>
              <w:pPrChange w:id="108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8973" w14:textId="77777777" w:rsidR="00083B4D" w:rsidRPr="00887067" w:rsidRDefault="00083B4D" w:rsidP="00AF647B">
            <w:pPr>
              <w:rPr>
                <w:rFonts w:ascii="Times New Roman" w:hAnsi="Times New Roman" w:cs="Times New Roman"/>
              </w:rPr>
              <w:pPrChange w:id="108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E269" w14:textId="77777777" w:rsidR="00083B4D" w:rsidRPr="00887067" w:rsidRDefault="00083B4D" w:rsidP="00AF647B">
            <w:pPr>
              <w:rPr>
                <w:rFonts w:ascii="Times New Roman" w:hAnsi="Times New Roman" w:cs="Times New Roman"/>
              </w:rPr>
              <w:pPrChange w:id="1088" w:author="Ofelia Symes" w:date="2018-12-14T10:11:00Z">
                <w:pPr>
                  <w:spacing w:line="360" w:lineRule="auto"/>
                </w:pPr>
              </w:pPrChange>
            </w:pPr>
            <w:r w:rsidRPr="00887067">
              <w:t xml:space="preserve"> </w:t>
            </w:r>
          </w:p>
        </w:tc>
      </w:tr>
      <w:tr w:rsidR="00083B4D" w:rsidRPr="00887067" w14:paraId="5C17DE1C"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ADD8E" w14:textId="77777777" w:rsidR="00083B4D" w:rsidRPr="00887067" w:rsidRDefault="00083B4D" w:rsidP="00AF647B">
            <w:pPr>
              <w:rPr>
                <w:rFonts w:ascii="Times New Roman" w:hAnsi="Times New Roman" w:cs="Times New Roman"/>
              </w:rPr>
              <w:pPrChange w:id="1089" w:author="Ofelia Symes" w:date="2018-12-14T10:11:00Z">
                <w:pPr>
                  <w:spacing w:line="360" w:lineRule="auto"/>
                </w:pPr>
              </w:pPrChange>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85C6" w14:textId="77777777" w:rsidR="00083B4D" w:rsidRPr="00887067" w:rsidRDefault="00083B4D" w:rsidP="00AF647B">
            <w:pPr>
              <w:rPr>
                <w:rFonts w:ascii="Times New Roman" w:hAnsi="Times New Roman" w:cs="Times New Roman"/>
              </w:rPr>
              <w:pPrChange w:id="109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DA10" w14:textId="77777777" w:rsidR="00083B4D" w:rsidRPr="00887067" w:rsidRDefault="00083B4D" w:rsidP="00AF647B">
            <w:pPr>
              <w:rPr>
                <w:rFonts w:ascii="Times New Roman" w:hAnsi="Times New Roman" w:cs="Times New Roman"/>
              </w:rPr>
              <w:pPrChange w:id="109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48F8D" w14:textId="77777777" w:rsidR="00083B4D" w:rsidRPr="00887067" w:rsidRDefault="00083B4D" w:rsidP="00AF647B">
            <w:pPr>
              <w:rPr>
                <w:rFonts w:ascii="Times New Roman" w:hAnsi="Times New Roman" w:cs="Times New Roman"/>
              </w:rPr>
              <w:pPrChange w:id="109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D1E5" w14:textId="77777777" w:rsidR="00083B4D" w:rsidRPr="00887067" w:rsidRDefault="00083B4D" w:rsidP="00AF647B">
            <w:pPr>
              <w:rPr>
                <w:rFonts w:ascii="Times New Roman" w:hAnsi="Times New Roman" w:cs="Times New Roman"/>
              </w:rPr>
              <w:pPrChange w:id="1093" w:author="Ofelia Symes" w:date="2018-12-14T10:11:00Z">
                <w:pPr>
                  <w:spacing w:line="360" w:lineRule="auto"/>
                </w:pPr>
              </w:pPrChange>
            </w:pPr>
            <w:r w:rsidRPr="00887067">
              <w:t xml:space="preserve"> </w:t>
            </w:r>
          </w:p>
        </w:tc>
      </w:tr>
      <w:tr w:rsidR="00083B4D" w:rsidRPr="00887067" w14:paraId="6A54611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C08D" w14:textId="77777777" w:rsidR="00083B4D" w:rsidRPr="00887067" w:rsidRDefault="00083B4D" w:rsidP="00AF647B">
            <w:pPr>
              <w:rPr>
                <w:rFonts w:ascii="Times New Roman" w:hAnsi="Times New Roman" w:cs="Times New Roman"/>
              </w:rPr>
              <w:pPrChange w:id="1094" w:author="Ofelia Symes" w:date="2018-12-14T10:11:00Z">
                <w:pPr>
                  <w:spacing w:line="360" w:lineRule="auto"/>
                </w:pPr>
              </w:pPrChange>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7A124" w14:textId="77777777" w:rsidR="00083B4D" w:rsidRPr="00887067" w:rsidRDefault="00083B4D" w:rsidP="00AF647B">
            <w:pPr>
              <w:rPr>
                <w:rFonts w:ascii="Times New Roman" w:hAnsi="Times New Roman" w:cs="Times New Roman"/>
              </w:rPr>
              <w:pPrChange w:id="109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933B" w14:textId="77777777" w:rsidR="00083B4D" w:rsidRPr="00887067" w:rsidRDefault="00083B4D" w:rsidP="00AF647B">
            <w:pPr>
              <w:rPr>
                <w:rFonts w:ascii="Times New Roman" w:hAnsi="Times New Roman" w:cs="Times New Roman"/>
              </w:rPr>
              <w:pPrChange w:id="109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1E45" w14:textId="77777777" w:rsidR="00083B4D" w:rsidRPr="00887067" w:rsidRDefault="00083B4D" w:rsidP="00AF647B">
            <w:pPr>
              <w:rPr>
                <w:rFonts w:ascii="Times New Roman" w:hAnsi="Times New Roman" w:cs="Times New Roman"/>
              </w:rPr>
              <w:pPrChange w:id="109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3FCC2" w14:textId="77777777" w:rsidR="00083B4D" w:rsidRPr="00887067" w:rsidRDefault="00083B4D" w:rsidP="00AF647B">
            <w:pPr>
              <w:rPr>
                <w:rFonts w:ascii="Times New Roman" w:hAnsi="Times New Roman" w:cs="Times New Roman"/>
              </w:rPr>
              <w:pPrChange w:id="1098" w:author="Ofelia Symes" w:date="2018-12-14T10:11:00Z">
                <w:pPr>
                  <w:spacing w:line="360" w:lineRule="auto"/>
                </w:pPr>
              </w:pPrChange>
            </w:pPr>
            <w:r w:rsidRPr="00887067">
              <w:t xml:space="preserve"> </w:t>
            </w:r>
          </w:p>
        </w:tc>
      </w:tr>
      <w:tr w:rsidR="00083B4D" w:rsidRPr="00887067" w14:paraId="0F55BC0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30" w14:textId="77777777" w:rsidR="00083B4D" w:rsidRPr="00887067" w:rsidRDefault="00083B4D" w:rsidP="00AF647B">
            <w:pPr>
              <w:rPr>
                <w:rFonts w:ascii="Times New Roman" w:hAnsi="Times New Roman" w:cs="Times New Roman"/>
              </w:rPr>
              <w:pPrChange w:id="1099" w:author="Ofelia Symes" w:date="2018-12-14T10:11:00Z">
                <w:pPr>
                  <w:spacing w:line="360" w:lineRule="auto"/>
                </w:pPr>
              </w:pPrChange>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975D" w14:textId="77777777" w:rsidR="00083B4D" w:rsidRPr="00887067" w:rsidRDefault="00083B4D" w:rsidP="00AF647B">
            <w:pPr>
              <w:rPr>
                <w:rFonts w:ascii="Times New Roman" w:hAnsi="Times New Roman" w:cs="Times New Roman"/>
              </w:rPr>
              <w:pPrChange w:id="110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BE53" w14:textId="77777777" w:rsidR="00083B4D" w:rsidRPr="00887067" w:rsidRDefault="00083B4D" w:rsidP="00AF647B">
            <w:pPr>
              <w:rPr>
                <w:rFonts w:ascii="Times New Roman" w:hAnsi="Times New Roman" w:cs="Times New Roman"/>
              </w:rPr>
              <w:pPrChange w:id="110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5397" w14:textId="77777777" w:rsidR="00083B4D" w:rsidRPr="00887067" w:rsidRDefault="00083B4D" w:rsidP="00AF647B">
            <w:pPr>
              <w:rPr>
                <w:rFonts w:ascii="Times New Roman" w:hAnsi="Times New Roman" w:cs="Times New Roman"/>
              </w:rPr>
              <w:pPrChange w:id="110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98EBE" w14:textId="77777777" w:rsidR="00083B4D" w:rsidRPr="00887067" w:rsidRDefault="00083B4D" w:rsidP="00AF647B">
            <w:pPr>
              <w:rPr>
                <w:rFonts w:ascii="Times New Roman" w:hAnsi="Times New Roman" w:cs="Times New Roman"/>
              </w:rPr>
              <w:pPrChange w:id="1103" w:author="Ofelia Symes" w:date="2018-12-14T10:11:00Z">
                <w:pPr>
                  <w:spacing w:line="360" w:lineRule="auto"/>
                </w:pPr>
              </w:pPrChange>
            </w:pPr>
            <w:r w:rsidRPr="00887067">
              <w:t xml:space="preserve"> </w:t>
            </w:r>
          </w:p>
        </w:tc>
      </w:tr>
      <w:tr w:rsidR="00083B4D" w:rsidRPr="00887067" w14:paraId="7FA4BFBE"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C454B" w14:textId="77777777" w:rsidR="00083B4D" w:rsidRPr="00887067" w:rsidRDefault="00083B4D" w:rsidP="00AF647B">
            <w:pPr>
              <w:rPr>
                <w:rFonts w:ascii="Times New Roman" w:hAnsi="Times New Roman" w:cs="Times New Roman"/>
              </w:rPr>
              <w:pPrChange w:id="1104" w:author="Ofelia Symes" w:date="2018-12-14T10:11:00Z">
                <w:pPr>
                  <w:spacing w:line="360" w:lineRule="auto"/>
                </w:pPr>
              </w:pPrChange>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B47C8" w14:textId="77777777" w:rsidR="00083B4D" w:rsidRPr="00887067" w:rsidRDefault="00083B4D" w:rsidP="00AF647B">
            <w:pPr>
              <w:rPr>
                <w:rFonts w:ascii="Times New Roman" w:hAnsi="Times New Roman" w:cs="Times New Roman"/>
              </w:rPr>
              <w:pPrChange w:id="110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8EF5" w14:textId="77777777" w:rsidR="00083B4D" w:rsidRPr="00887067" w:rsidRDefault="00083B4D" w:rsidP="00AF647B">
            <w:pPr>
              <w:rPr>
                <w:rFonts w:ascii="Times New Roman" w:hAnsi="Times New Roman" w:cs="Times New Roman"/>
              </w:rPr>
              <w:pPrChange w:id="110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3BE6" w14:textId="77777777" w:rsidR="00083B4D" w:rsidRPr="00887067" w:rsidRDefault="00083B4D" w:rsidP="00AF647B">
            <w:pPr>
              <w:rPr>
                <w:rFonts w:ascii="Times New Roman" w:hAnsi="Times New Roman" w:cs="Times New Roman"/>
              </w:rPr>
              <w:pPrChange w:id="110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B9CC" w14:textId="77777777" w:rsidR="00083B4D" w:rsidRPr="00887067" w:rsidRDefault="00083B4D" w:rsidP="00AF647B">
            <w:pPr>
              <w:rPr>
                <w:rFonts w:ascii="Times New Roman" w:hAnsi="Times New Roman" w:cs="Times New Roman"/>
              </w:rPr>
              <w:pPrChange w:id="1108" w:author="Ofelia Symes" w:date="2018-12-14T10:11:00Z">
                <w:pPr>
                  <w:spacing w:line="360" w:lineRule="auto"/>
                </w:pPr>
              </w:pPrChange>
            </w:pPr>
            <w:r w:rsidRPr="00887067">
              <w:t xml:space="preserve"> </w:t>
            </w:r>
          </w:p>
        </w:tc>
      </w:tr>
      <w:tr w:rsidR="00083B4D" w:rsidRPr="00887067" w14:paraId="3A6F40EC"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CC6CB" w14:textId="77777777" w:rsidR="00083B4D" w:rsidRPr="00887067" w:rsidRDefault="00083B4D" w:rsidP="00AF647B">
            <w:pPr>
              <w:rPr>
                <w:rFonts w:ascii="Times New Roman" w:hAnsi="Times New Roman" w:cs="Times New Roman"/>
              </w:rPr>
              <w:pPrChange w:id="1109" w:author="Ofelia Symes" w:date="2018-12-14T10:11:00Z">
                <w:pPr>
                  <w:spacing w:line="360" w:lineRule="auto"/>
                </w:pPr>
              </w:pPrChange>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53CD" w14:textId="77777777" w:rsidR="00083B4D" w:rsidRPr="00887067" w:rsidRDefault="00083B4D" w:rsidP="00AF647B">
            <w:pPr>
              <w:rPr>
                <w:rFonts w:ascii="Times New Roman" w:hAnsi="Times New Roman" w:cs="Times New Roman"/>
              </w:rPr>
              <w:pPrChange w:id="111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2DBA1" w14:textId="77777777" w:rsidR="00083B4D" w:rsidRPr="00887067" w:rsidRDefault="00083B4D" w:rsidP="00AF647B">
            <w:pPr>
              <w:rPr>
                <w:rFonts w:ascii="Times New Roman" w:hAnsi="Times New Roman" w:cs="Times New Roman"/>
              </w:rPr>
              <w:pPrChange w:id="111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08895" w14:textId="77777777" w:rsidR="00083B4D" w:rsidRPr="00887067" w:rsidRDefault="00083B4D" w:rsidP="00AF647B">
            <w:pPr>
              <w:rPr>
                <w:rFonts w:ascii="Times New Roman" w:hAnsi="Times New Roman" w:cs="Times New Roman"/>
              </w:rPr>
              <w:pPrChange w:id="111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6E7B" w14:textId="77777777" w:rsidR="00083B4D" w:rsidRPr="00887067" w:rsidRDefault="00083B4D" w:rsidP="00AF647B">
            <w:pPr>
              <w:rPr>
                <w:rFonts w:ascii="Times New Roman" w:hAnsi="Times New Roman" w:cs="Times New Roman"/>
              </w:rPr>
              <w:pPrChange w:id="1113" w:author="Ofelia Symes" w:date="2018-12-14T10:11:00Z">
                <w:pPr>
                  <w:spacing w:line="360" w:lineRule="auto"/>
                </w:pPr>
              </w:pPrChange>
            </w:pPr>
            <w:r w:rsidRPr="00887067">
              <w:t xml:space="preserve"> </w:t>
            </w:r>
          </w:p>
        </w:tc>
      </w:tr>
      <w:tr w:rsidR="00083B4D" w:rsidRPr="00887067" w14:paraId="69B3084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6836" w14:textId="77777777" w:rsidR="00083B4D" w:rsidRPr="00887067" w:rsidRDefault="00083B4D" w:rsidP="00AF647B">
            <w:pPr>
              <w:rPr>
                <w:rFonts w:ascii="Times New Roman" w:hAnsi="Times New Roman" w:cs="Times New Roman"/>
              </w:rPr>
              <w:pPrChange w:id="1114" w:author="Ofelia Symes" w:date="2018-12-14T10:11:00Z">
                <w:pPr>
                  <w:spacing w:line="360" w:lineRule="auto"/>
                </w:pPr>
              </w:pPrChange>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CE96" w14:textId="77777777" w:rsidR="00083B4D" w:rsidRPr="00887067" w:rsidRDefault="00083B4D" w:rsidP="00AF647B">
            <w:pPr>
              <w:rPr>
                <w:rFonts w:ascii="Times New Roman" w:hAnsi="Times New Roman" w:cs="Times New Roman"/>
              </w:rPr>
              <w:pPrChange w:id="111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2AB5" w14:textId="77777777" w:rsidR="00083B4D" w:rsidRPr="00887067" w:rsidRDefault="00083B4D" w:rsidP="00AF647B">
            <w:pPr>
              <w:rPr>
                <w:rFonts w:ascii="Times New Roman" w:hAnsi="Times New Roman" w:cs="Times New Roman"/>
              </w:rPr>
              <w:pPrChange w:id="111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2FE8" w14:textId="77777777" w:rsidR="00083B4D" w:rsidRPr="00887067" w:rsidRDefault="00083B4D" w:rsidP="00AF647B">
            <w:pPr>
              <w:rPr>
                <w:rFonts w:ascii="Times New Roman" w:hAnsi="Times New Roman" w:cs="Times New Roman"/>
              </w:rPr>
              <w:pPrChange w:id="111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9C11" w14:textId="77777777" w:rsidR="00083B4D" w:rsidRPr="00887067" w:rsidRDefault="00083B4D" w:rsidP="00AF647B">
            <w:pPr>
              <w:rPr>
                <w:rFonts w:ascii="Times New Roman" w:hAnsi="Times New Roman" w:cs="Times New Roman"/>
              </w:rPr>
              <w:pPrChange w:id="1118" w:author="Ofelia Symes" w:date="2018-12-14T10:11:00Z">
                <w:pPr>
                  <w:spacing w:line="360" w:lineRule="auto"/>
                </w:pPr>
              </w:pPrChange>
            </w:pPr>
            <w:r w:rsidRPr="00887067">
              <w:t xml:space="preserve"> </w:t>
            </w:r>
          </w:p>
        </w:tc>
      </w:tr>
      <w:tr w:rsidR="00083B4D" w:rsidRPr="00887067" w14:paraId="087D768F"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145F1" w14:textId="77777777" w:rsidR="00083B4D" w:rsidRPr="00887067" w:rsidRDefault="00083B4D" w:rsidP="00AF647B">
            <w:pPr>
              <w:rPr>
                <w:rFonts w:ascii="Times New Roman" w:hAnsi="Times New Roman" w:cs="Times New Roman"/>
              </w:rPr>
              <w:pPrChange w:id="1119" w:author="Ofelia Symes" w:date="2018-12-14T10:11:00Z">
                <w:pPr>
                  <w:spacing w:line="360" w:lineRule="auto"/>
                </w:pPr>
              </w:pPrChange>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4E03B" w14:textId="77777777" w:rsidR="00083B4D" w:rsidRPr="00887067" w:rsidRDefault="00083B4D" w:rsidP="00AF647B">
            <w:pPr>
              <w:rPr>
                <w:rFonts w:ascii="Times New Roman" w:hAnsi="Times New Roman" w:cs="Times New Roman"/>
              </w:rPr>
              <w:pPrChange w:id="112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AFB52" w14:textId="77777777" w:rsidR="00083B4D" w:rsidRPr="00887067" w:rsidRDefault="00083B4D" w:rsidP="00AF647B">
            <w:pPr>
              <w:rPr>
                <w:rFonts w:ascii="Times New Roman" w:hAnsi="Times New Roman" w:cs="Times New Roman"/>
              </w:rPr>
              <w:pPrChange w:id="112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841FF" w14:textId="77777777" w:rsidR="00083B4D" w:rsidRPr="00887067" w:rsidRDefault="00083B4D" w:rsidP="00AF647B">
            <w:pPr>
              <w:rPr>
                <w:rFonts w:ascii="Times New Roman" w:hAnsi="Times New Roman" w:cs="Times New Roman"/>
              </w:rPr>
              <w:pPrChange w:id="112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98DF" w14:textId="77777777" w:rsidR="00083B4D" w:rsidRPr="00887067" w:rsidRDefault="00083B4D" w:rsidP="00AF647B">
            <w:pPr>
              <w:rPr>
                <w:rFonts w:ascii="Times New Roman" w:hAnsi="Times New Roman" w:cs="Times New Roman"/>
              </w:rPr>
              <w:pPrChange w:id="1123" w:author="Ofelia Symes" w:date="2018-12-14T10:11:00Z">
                <w:pPr>
                  <w:spacing w:line="360" w:lineRule="auto"/>
                </w:pPr>
              </w:pPrChange>
            </w:pPr>
            <w:r w:rsidRPr="00887067">
              <w:t xml:space="preserve"> </w:t>
            </w:r>
          </w:p>
        </w:tc>
      </w:tr>
      <w:tr w:rsidR="00083B4D" w:rsidRPr="00887067" w14:paraId="27F84C90"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13BB" w14:textId="77777777" w:rsidR="00083B4D" w:rsidRPr="00887067" w:rsidRDefault="00083B4D" w:rsidP="00AF647B">
            <w:pPr>
              <w:rPr>
                <w:rFonts w:ascii="Times New Roman" w:hAnsi="Times New Roman" w:cs="Times New Roman"/>
              </w:rPr>
              <w:pPrChange w:id="1124" w:author="Ofelia Symes" w:date="2018-12-14T10:11:00Z">
                <w:pPr>
                  <w:spacing w:line="360" w:lineRule="auto"/>
                </w:pPr>
              </w:pPrChange>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3C738" w14:textId="77777777" w:rsidR="00083B4D" w:rsidRPr="00887067" w:rsidRDefault="00083B4D" w:rsidP="00AF647B">
            <w:pPr>
              <w:rPr>
                <w:rFonts w:ascii="Times New Roman" w:hAnsi="Times New Roman" w:cs="Times New Roman"/>
              </w:rPr>
              <w:pPrChange w:id="112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EAAD4" w14:textId="77777777" w:rsidR="00083B4D" w:rsidRPr="00887067" w:rsidRDefault="00083B4D" w:rsidP="00AF647B">
            <w:pPr>
              <w:rPr>
                <w:rFonts w:ascii="Times New Roman" w:hAnsi="Times New Roman" w:cs="Times New Roman"/>
              </w:rPr>
              <w:pPrChange w:id="112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47AD" w14:textId="77777777" w:rsidR="00083B4D" w:rsidRPr="00887067" w:rsidRDefault="00083B4D" w:rsidP="00AF647B">
            <w:pPr>
              <w:rPr>
                <w:rFonts w:ascii="Times New Roman" w:hAnsi="Times New Roman" w:cs="Times New Roman"/>
              </w:rPr>
              <w:pPrChange w:id="112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6AEAF" w14:textId="77777777" w:rsidR="00083B4D" w:rsidRPr="00887067" w:rsidRDefault="00083B4D" w:rsidP="00AF647B">
            <w:pPr>
              <w:rPr>
                <w:rFonts w:ascii="Times New Roman" w:hAnsi="Times New Roman" w:cs="Times New Roman"/>
              </w:rPr>
              <w:pPrChange w:id="1128" w:author="Ofelia Symes" w:date="2018-12-14T10:11:00Z">
                <w:pPr>
                  <w:spacing w:line="360" w:lineRule="auto"/>
                </w:pPr>
              </w:pPrChange>
            </w:pPr>
            <w:r w:rsidRPr="00887067">
              <w:t xml:space="preserve"> </w:t>
            </w:r>
          </w:p>
        </w:tc>
      </w:tr>
      <w:tr w:rsidR="00083B4D" w:rsidRPr="00887067" w14:paraId="0DC4942E"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F3BF" w14:textId="77777777" w:rsidR="00083B4D" w:rsidRPr="00887067" w:rsidRDefault="00083B4D" w:rsidP="00AF647B">
            <w:pPr>
              <w:rPr>
                <w:rFonts w:ascii="Times New Roman" w:hAnsi="Times New Roman" w:cs="Times New Roman"/>
              </w:rPr>
              <w:pPrChange w:id="1129" w:author="Ofelia Symes" w:date="2018-12-14T10:11:00Z">
                <w:pPr>
                  <w:spacing w:line="360" w:lineRule="auto"/>
                </w:pPr>
              </w:pPrChange>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D281" w14:textId="77777777" w:rsidR="00083B4D" w:rsidRPr="00887067" w:rsidRDefault="00083B4D" w:rsidP="00AF647B">
            <w:pPr>
              <w:rPr>
                <w:rFonts w:ascii="Times New Roman" w:hAnsi="Times New Roman" w:cs="Times New Roman"/>
              </w:rPr>
              <w:pPrChange w:id="1130"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4A344" w14:textId="77777777" w:rsidR="00083B4D" w:rsidRPr="00887067" w:rsidRDefault="00083B4D" w:rsidP="00AF647B">
            <w:pPr>
              <w:rPr>
                <w:rFonts w:ascii="Times New Roman" w:hAnsi="Times New Roman" w:cs="Times New Roman"/>
              </w:rPr>
              <w:pPrChange w:id="1131"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19AF" w14:textId="77777777" w:rsidR="00083B4D" w:rsidRPr="00887067" w:rsidRDefault="00083B4D" w:rsidP="00AF647B">
            <w:pPr>
              <w:rPr>
                <w:rFonts w:ascii="Times New Roman" w:hAnsi="Times New Roman" w:cs="Times New Roman"/>
              </w:rPr>
              <w:pPrChange w:id="1132"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E07F8" w14:textId="77777777" w:rsidR="00083B4D" w:rsidRPr="00887067" w:rsidRDefault="00083B4D" w:rsidP="00AF647B">
            <w:pPr>
              <w:rPr>
                <w:rFonts w:ascii="Times New Roman" w:hAnsi="Times New Roman" w:cs="Times New Roman"/>
              </w:rPr>
              <w:pPrChange w:id="1133" w:author="Ofelia Symes" w:date="2018-12-14T10:11:00Z">
                <w:pPr>
                  <w:spacing w:line="360" w:lineRule="auto"/>
                </w:pPr>
              </w:pPrChange>
            </w:pPr>
            <w:r w:rsidRPr="00887067">
              <w:t xml:space="preserve"> </w:t>
            </w:r>
          </w:p>
        </w:tc>
      </w:tr>
      <w:tr w:rsidR="00083B4D" w:rsidRPr="00887067" w14:paraId="15FEB867"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56F71" w14:textId="77777777" w:rsidR="00083B4D" w:rsidRPr="00887067" w:rsidRDefault="00083B4D" w:rsidP="00AF647B">
            <w:pPr>
              <w:rPr>
                <w:rFonts w:ascii="Times New Roman" w:hAnsi="Times New Roman" w:cs="Times New Roman"/>
              </w:rPr>
              <w:pPrChange w:id="1134" w:author="Ofelia Symes" w:date="2018-12-14T10:11:00Z">
                <w:pPr>
                  <w:spacing w:line="360" w:lineRule="auto"/>
                </w:pPr>
              </w:pPrChange>
            </w:pPr>
            <w:r w:rsidRPr="00887067">
              <w:t>Aflevering af rapport med app i Wiseflow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2DE0" w14:textId="77777777" w:rsidR="00083B4D" w:rsidRPr="00887067" w:rsidRDefault="00083B4D" w:rsidP="00AF647B">
            <w:pPr>
              <w:rPr>
                <w:rFonts w:ascii="Times New Roman" w:hAnsi="Times New Roman" w:cs="Times New Roman"/>
              </w:rPr>
              <w:pPrChange w:id="1135"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AC77" w14:textId="77777777" w:rsidR="00083B4D" w:rsidRPr="00887067" w:rsidRDefault="00083B4D" w:rsidP="00AF647B">
            <w:pPr>
              <w:rPr>
                <w:rFonts w:ascii="Times New Roman" w:hAnsi="Times New Roman" w:cs="Times New Roman"/>
              </w:rPr>
              <w:pPrChange w:id="1136"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A0CA7" w14:textId="77777777" w:rsidR="00083B4D" w:rsidRPr="00887067" w:rsidRDefault="00083B4D" w:rsidP="00AF647B">
            <w:pPr>
              <w:rPr>
                <w:rFonts w:ascii="Times New Roman" w:hAnsi="Times New Roman" w:cs="Times New Roman"/>
              </w:rPr>
              <w:pPrChange w:id="1137" w:author="Ofelia Symes" w:date="2018-12-14T10:11:00Z">
                <w:pPr>
                  <w:spacing w:line="360" w:lineRule="auto"/>
                </w:pPr>
              </w:pPrChange>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17B8" w14:textId="77777777" w:rsidR="00083B4D" w:rsidRPr="00887067" w:rsidRDefault="00083B4D" w:rsidP="00AF647B">
            <w:pPr>
              <w:rPr>
                <w:rFonts w:ascii="Times New Roman" w:hAnsi="Times New Roman" w:cs="Times New Roman"/>
              </w:rPr>
              <w:pPrChange w:id="1138" w:author="Ofelia Symes" w:date="2018-12-14T10:11:00Z">
                <w:pPr>
                  <w:spacing w:line="360" w:lineRule="auto"/>
                </w:pPr>
              </w:pPrChange>
            </w:pPr>
            <w:r w:rsidRPr="00887067">
              <w:t xml:space="preserve"> </w:t>
            </w:r>
          </w:p>
        </w:tc>
      </w:tr>
    </w:tbl>
    <w:p w14:paraId="67F4FC21" w14:textId="77777777" w:rsidR="00083B4D" w:rsidRPr="00887067" w:rsidRDefault="00083B4D" w:rsidP="00AF647B">
      <w:pPr>
        <w:rPr>
          <w:rFonts w:ascii="Times New Roman" w:hAnsi="Times New Roman" w:cs="Times New Roman"/>
        </w:rPr>
        <w:pPrChange w:id="1139" w:author="Ofelia Symes" w:date="2018-12-14T10:11:00Z">
          <w:pPr>
            <w:spacing w:line="360" w:lineRule="auto"/>
          </w:pPr>
        </w:pPrChange>
      </w:pPr>
      <w:r w:rsidRPr="00887067">
        <w:t xml:space="preserve"> </w:t>
      </w:r>
    </w:p>
    <w:p w14:paraId="3C7962BB" w14:textId="77777777" w:rsidR="0035627D" w:rsidRPr="0035627D" w:rsidRDefault="00083B4D" w:rsidP="00E5237C">
      <w:pPr>
        <w:pStyle w:val="Heading3"/>
      </w:pPr>
      <w:bookmarkStart w:id="1140" w:name="_Toc532544021"/>
      <w:bookmarkStart w:id="1141" w:name="_Toc532392374"/>
      <w:r w:rsidRPr="00887067">
        <w:t>6.2. Aflevering</w:t>
      </w:r>
      <w:bookmarkEnd w:id="1140"/>
      <w:bookmarkEnd w:id="1141"/>
    </w:p>
    <w:p w14:paraId="7E68F968" w14:textId="77777777" w:rsidR="0035627D" w:rsidRPr="0035627D" w:rsidRDefault="0035627D" w:rsidP="0035627D">
      <w:pPr>
        <w:rPr>
          <w:del w:id="1142" w:author="Ofelia Symes" w:date="2018-12-14T10:11:00Z"/>
        </w:rPr>
      </w:pPr>
    </w:p>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14:paraId="7BE85D2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6EE9" w14:textId="77777777" w:rsidR="00083B4D" w:rsidRPr="00887067" w:rsidRDefault="00083B4D" w:rsidP="00AF647B">
            <w:pPr>
              <w:rPr>
                <w:rFonts w:ascii="Times New Roman" w:hAnsi="Times New Roman" w:cs="Times New Roman"/>
              </w:rPr>
              <w:pPrChange w:id="1143" w:author="Ofelia Symes" w:date="2018-12-14T10:11:00Z">
                <w:pPr>
                  <w:spacing w:line="360" w:lineRule="auto"/>
                </w:pPr>
              </w:pPrChange>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A55B" w14:textId="77777777" w:rsidR="00083B4D" w:rsidRPr="00887067" w:rsidRDefault="00083B4D" w:rsidP="00AF647B">
            <w:pPr>
              <w:rPr>
                <w:rFonts w:ascii="Times New Roman" w:hAnsi="Times New Roman" w:cs="Times New Roman"/>
              </w:rPr>
              <w:pPrChange w:id="1144" w:author="Ofelia Symes" w:date="2018-12-14T10:11:00Z">
                <w:pPr>
                  <w:spacing w:line="360" w:lineRule="auto"/>
                </w:pPr>
              </w:pPrChange>
            </w:pPr>
            <w:r w:rsidRPr="00887067">
              <w:t>Laves af</w:t>
            </w:r>
          </w:p>
        </w:tc>
      </w:tr>
      <w:tr w:rsidR="00083B4D" w:rsidRPr="00887067" w14:paraId="4EDC18A2" w14:textId="7777777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DF12" w14:textId="77777777" w:rsidR="00083B4D" w:rsidRPr="00887067" w:rsidRDefault="00083B4D" w:rsidP="00AF647B">
            <w:pPr>
              <w:rPr>
                <w:rFonts w:ascii="Times New Roman" w:hAnsi="Times New Roman" w:cs="Times New Roman"/>
              </w:rPr>
              <w:pPrChange w:id="1145" w:author="Ofelia Symes" w:date="2018-12-14T10:11:00Z">
                <w:pPr>
                  <w:spacing w:line="360" w:lineRule="auto"/>
                </w:pPr>
              </w:pPrChange>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966EB" w14:textId="77777777" w:rsidR="00083B4D" w:rsidRPr="00887067" w:rsidRDefault="00083B4D" w:rsidP="00AF647B">
            <w:pPr>
              <w:rPr>
                <w:rFonts w:ascii="Times New Roman" w:hAnsi="Times New Roman" w:cs="Times New Roman"/>
              </w:rPr>
              <w:pPrChange w:id="1146" w:author="Ofelia Symes" w:date="2018-12-14T10:11:00Z">
                <w:pPr>
                  <w:spacing w:line="360" w:lineRule="auto"/>
                </w:pPr>
              </w:pPrChange>
            </w:pPr>
            <w:r w:rsidRPr="00887067">
              <w:t>Emil Hammer</w:t>
            </w:r>
          </w:p>
          <w:p w14:paraId="54AE13BF" w14:textId="77777777" w:rsidR="00083B4D" w:rsidRPr="00887067" w:rsidRDefault="00083B4D" w:rsidP="00AF647B">
            <w:pPr>
              <w:rPr>
                <w:rFonts w:ascii="Times New Roman" w:hAnsi="Times New Roman" w:cs="Times New Roman"/>
              </w:rPr>
              <w:pPrChange w:id="1147" w:author="Ofelia Symes" w:date="2018-12-14T10:11:00Z">
                <w:pPr>
                  <w:spacing w:line="360" w:lineRule="auto"/>
                </w:pPr>
              </w:pPrChange>
            </w:pPr>
            <w:r w:rsidRPr="00887067">
              <w:t>Daniel Møller</w:t>
            </w:r>
          </w:p>
          <w:p w14:paraId="35386014" w14:textId="77777777" w:rsidR="00083B4D" w:rsidRPr="00887067" w:rsidRDefault="00083B4D" w:rsidP="00AF647B">
            <w:pPr>
              <w:rPr>
                <w:rFonts w:ascii="Times New Roman" w:hAnsi="Times New Roman" w:cs="Times New Roman"/>
              </w:rPr>
              <w:pPrChange w:id="1148" w:author="Ofelia Symes" w:date="2018-12-14T10:11:00Z">
                <w:pPr>
                  <w:spacing w:line="360" w:lineRule="auto"/>
                </w:pPr>
              </w:pPrChange>
            </w:pPr>
            <w:r w:rsidRPr="00887067">
              <w:t>Ofelia Symes</w:t>
            </w:r>
          </w:p>
          <w:p w14:paraId="4ECAA300" w14:textId="77777777" w:rsidR="00083B4D" w:rsidRPr="00887067" w:rsidRDefault="00083B4D" w:rsidP="00AF647B">
            <w:pPr>
              <w:rPr>
                <w:rFonts w:ascii="Times New Roman" w:hAnsi="Times New Roman" w:cs="Times New Roman"/>
              </w:rPr>
              <w:pPrChange w:id="1149" w:author="Ofelia Symes" w:date="2018-12-14T10:11:00Z">
                <w:pPr>
                  <w:spacing w:line="360" w:lineRule="auto"/>
                </w:pPr>
              </w:pPrChange>
            </w:pPr>
            <w:r w:rsidRPr="00887067">
              <w:t>Gitte Bilenberg</w:t>
            </w:r>
          </w:p>
        </w:tc>
      </w:tr>
      <w:tr w:rsidR="00083B4D" w:rsidRPr="00887067" w14:paraId="446CBD95" w14:textId="7777777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CC53" w14:textId="77777777" w:rsidR="00083B4D" w:rsidRPr="00887067" w:rsidRDefault="00083B4D" w:rsidP="00AF647B">
            <w:pPr>
              <w:rPr>
                <w:rFonts w:ascii="Times New Roman" w:hAnsi="Times New Roman" w:cs="Times New Roman"/>
              </w:rPr>
              <w:pPrChange w:id="1150" w:author="Ofelia Symes" w:date="2018-12-14T10:11:00Z">
                <w:pPr>
                  <w:spacing w:line="360" w:lineRule="auto"/>
                </w:pPr>
              </w:pPrChange>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8550" w14:textId="77777777" w:rsidR="00083B4D" w:rsidRPr="00887067" w:rsidRDefault="00083B4D" w:rsidP="00AF647B">
            <w:pPr>
              <w:rPr>
                <w:rFonts w:ascii="Times New Roman" w:hAnsi="Times New Roman" w:cs="Times New Roman"/>
              </w:rPr>
              <w:pPrChange w:id="1151" w:author="Ofelia Symes" w:date="2018-12-14T10:11:00Z">
                <w:pPr>
                  <w:spacing w:line="360" w:lineRule="auto"/>
                </w:pPr>
              </w:pPrChange>
            </w:pPr>
            <w:r w:rsidRPr="00887067">
              <w:t>Emil Hammer</w:t>
            </w:r>
          </w:p>
          <w:p w14:paraId="19D71CF7" w14:textId="77777777" w:rsidR="00083B4D" w:rsidRPr="00887067" w:rsidRDefault="00083B4D" w:rsidP="00AF647B">
            <w:pPr>
              <w:rPr>
                <w:rFonts w:ascii="Times New Roman" w:hAnsi="Times New Roman" w:cs="Times New Roman"/>
              </w:rPr>
              <w:pPrChange w:id="1152" w:author="Ofelia Symes" w:date="2018-12-14T10:11:00Z">
                <w:pPr>
                  <w:spacing w:line="360" w:lineRule="auto"/>
                </w:pPr>
              </w:pPrChange>
            </w:pPr>
            <w:r w:rsidRPr="00887067">
              <w:t>Daniel Møller</w:t>
            </w:r>
          </w:p>
          <w:p w14:paraId="6C7EED78" w14:textId="77777777" w:rsidR="00083B4D" w:rsidRPr="00887067" w:rsidRDefault="00083B4D" w:rsidP="00AF647B">
            <w:pPr>
              <w:rPr>
                <w:rFonts w:ascii="Times New Roman" w:hAnsi="Times New Roman" w:cs="Times New Roman"/>
              </w:rPr>
              <w:pPrChange w:id="1153" w:author="Ofelia Symes" w:date="2018-12-14T10:11:00Z">
                <w:pPr>
                  <w:spacing w:line="360" w:lineRule="auto"/>
                </w:pPr>
              </w:pPrChange>
            </w:pPr>
            <w:r w:rsidRPr="00887067">
              <w:t>Ofelia Symes</w:t>
            </w:r>
          </w:p>
          <w:p w14:paraId="5C690835" w14:textId="77777777" w:rsidR="00083B4D" w:rsidRPr="00887067" w:rsidRDefault="00083B4D" w:rsidP="00AF647B">
            <w:pPr>
              <w:rPr>
                <w:rFonts w:ascii="Times New Roman" w:hAnsi="Times New Roman" w:cs="Times New Roman"/>
              </w:rPr>
              <w:pPrChange w:id="1154" w:author="Ofelia Symes" w:date="2018-12-14T10:11:00Z">
                <w:pPr>
                  <w:spacing w:line="360" w:lineRule="auto"/>
                </w:pPr>
              </w:pPrChange>
            </w:pPr>
            <w:r w:rsidRPr="00887067">
              <w:t>Gitte Bilenberg</w:t>
            </w:r>
          </w:p>
        </w:tc>
      </w:tr>
    </w:tbl>
    <w:p w14:paraId="1C3505E4" w14:textId="77777777" w:rsidR="00083B4D" w:rsidRPr="00887067" w:rsidRDefault="00083B4D" w:rsidP="00887067">
      <w:pPr>
        <w:rPr>
          <w:del w:id="1155" w:author="Ofelia Symes" w:date="2018-12-14T10:11:00Z"/>
          <w:rFonts w:ascii="Times New Roman" w:hAnsi="Times New Roman" w:cs="Times New Roman"/>
        </w:rPr>
      </w:pPr>
      <w:bookmarkStart w:id="1156" w:name="_Toc532544022"/>
      <w:del w:id="1157" w:author="Ofelia Symes" w:date="2018-12-14T10:11:00Z">
        <w:r w:rsidRPr="00887067">
          <w:lastRenderedPageBreak/>
          <w:delText xml:space="preserve"> </w:delText>
        </w:r>
      </w:del>
    </w:p>
    <w:p w14:paraId="392FC017" w14:textId="77777777" w:rsidR="00083B4D" w:rsidRPr="00887067" w:rsidRDefault="00083B4D" w:rsidP="00887067">
      <w:pPr>
        <w:rPr>
          <w:del w:id="1158" w:author="Ofelia Symes" w:date="2018-12-14T10:11:00Z"/>
          <w:rFonts w:ascii="Times New Roman" w:hAnsi="Times New Roman" w:cs="Times New Roman"/>
        </w:rPr>
      </w:pPr>
    </w:p>
    <w:p w14:paraId="77E8F809" w14:textId="77777777" w:rsidR="00083B4D" w:rsidRPr="00887067" w:rsidRDefault="00083B4D" w:rsidP="00887067">
      <w:pPr>
        <w:rPr>
          <w:del w:id="1159" w:author="Ofelia Symes" w:date="2018-12-14T10:11:00Z"/>
          <w:rFonts w:ascii="Times New Roman" w:hAnsi="Times New Roman" w:cs="Times New Roman"/>
        </w:rPr>
      </w:pPr>
      <w:del w:id="1160" w:author="Ofelia Symes" w:date="2018-12-14T10:11:00Z">
        <w:r w:rsidRPr="00887067">
          <w:rPr>
            <w:rFonts w:ascii="Times New Roman" w:hAnsi="Times New Roman" w:cs="Times New Roman"/>
            <w:noProof/>
          </w:rPr>
          <w:drawing>
            <wp:inline distT="0" distB="0" distL="0" distR="0" wp14:anchorId="3D20C59E" wp14:editId="2D4A21E8">
              <wp:extent cx="6120130" cy="4435475"/>
              <wp:effectExtent l="0" t="0" r="0" b="3175"/>
              <wp:docPr id="13"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del>
    </w:p>
    <w:p w14:paraId="3F806EA0" w14:textId="77777777" w:rsidR="00083B4D" w:rsidRPr="00887067" w:rsidRDefault="00083B4D" w:rsidP="00887067">
      <w:pPr>
        <w:rPr>
          <w:del w:id="1161" w:author="Ofelia Symes" w:date="2018-12-14T10:11:00Z"/>
          <w:color w:val="434343"/>
        </w:rPr>
      </w:pPr>
      <w:del w:id="1162" w:author="Ofelia Symes" w:date="2018-12-14T10:11:00Z">
        <w:r w:rsidRPr="00887067">
          <w:rPr>
            <w:noProof/>
            <w:color w:val="434343"/>
          </w:rPr>
          <w:drawing>
            <wp:inline distT="0" distB="0" distL="0" distR="0" wp14:anchorId="10037D27" wp14:editId="70E4F9A9">
              <wp:extent cx="6120130" cy="4017645"/>
              <wp:effectExtent l="0" t="0" r="0" b="1905"/>
              <wp:docPr id="1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del>
    </w:p>
    <w:p w14:paraId="1AB1DF4A" w14:textId="77777777" w:rsidR="00F205D2" w:rsidRDefault="00F205D2" w:rsidP="00C45051">
      <w:pPr>
        <w:pStyle w:val="Heading1"/>
        <w:rPr>
          <w:ins w:id="1163" w:author="Ofelia Symes" w:date="2018-12-14T10:11:00Z"/>
        </w:rPr>
      </w:pPr>
      <w:ins w:id="1164" w:author="Ofelia Symes" w:date="2018-12-14T10:11:00Z">
        <w:r>
          <w:t>Versionsstyring</w:t>
        </w:r>
        <w:bookmarkEnd w:id="1156"/>
      </w:ins>
    </w:p>
    <w:p w14:paraId="34CFCB69" w14:textId="77777777" w:rsidR="00F205D2" w:rsidRDefault="00F205D2" w:rsidP="00F205D2">
      <w:pPr>
        <w:spacing w:line="259" w:lineRule="auto"/>
        <w:rPr>
          <w:ins w:id="1165" w:author="Ofelia Symes" w:date="2018-12-14T10:11:00Z"/>
        </w:rPr>
      </w:pPr>
      <w:ins w:id="1166" w:author="Ofelia Symes" w:date="2018-12-14T10:11:00Z">
        <w:r>
          <w:t>Vi startede en delt repository som hele gruppen kunne arbejde på i starten af forløbet, hvor vi smed projektet op på for hurtig samling af opgaverne. Vores rapport var i starten sat op i en Google Docs dokument, men var senere smidt over i et .docx dokument og sat op på samme repository som opgaven på grund af tekniske besværligheder på Google platformen.</w:t>
        </w:r>
      </w:ins>
    </w:p>
    <w:p w14:paraId="22BB5775" w14:textId="77777777" w:rsidR="00F205D2" w:rsidRDefault="00F205D2" w:rsidP="00F205D2">
      <w:pPr>
        <w:spacing w:line="259" w:lineRule="auto"/>
        <w:rPr>
          <w:ins w:id="1167" w:author="Ofelia Symes" w:date="2018-12-14T10:11:00Z"/>
        </w:rPr>
      </w:pPr>
      <w:ins w:id="1168" w:author="Ofelia Symes" w:date="2018-12-14T10:11:00Z">
        <w:r>
          <w:t>Daniel gjorde brug af princippet med "commit early, commit often" grundet muligheden for at hoppe tilbage i versioner for at hente ting og linjer af kode som kan fejle senere for at bringe det tilbage til et brugbart stadie. Denne funktion blev faktisk taget i brug, da vi havde en mindre katastrofal fejl i vores menudesign. Dog kunne Emil ikke lide at slette og overskrive filer, så vi blev nødt til at skabe en ny repository.</w:t>
        </w:r>
      </w:ins>
    </w:p>
    <w:p w14:paraId="0816F4F4" w14:textId="77777777" w:rsidR="00F205D2" w:rsidRDefault="00F205D2" w:rsidP="00F205D2">
      <w:pPr>
        <w:spacing w:line="259" w:lineRule="auto"/>
        <w:rPr>
          <w:ins w:id="1169" w:author="Ofelia Symes" w:date="2018-12-14T10:11:00Z"/>
        </w:rPr>
      </w:pPr>
      <w:ins w:id="1170" w:author="Ofelia Symes" w:date="2018-12-14T10:11:00Z">
        <w:r>
          <w:t>Desværre er Emil noget af en perfektionist, som er lidt bange for at uploade noget som måske ikke virker fuldstændigt, hvilket har givet problemer da f.eks. menuen virkede, men vores CRUD ikke gjorde. Dette ville ikke have været et problem da GUI sagtens kan udvikles uden en fuldstændigt virkende CRUD, men udviklingen af vores GUI blev som konsekvens en smule forsinket.</w:t>
        </w:r>
      </w:ins>
    </w:p>
    <w:p w14:paraId="73BFF91F" w14:textId="77777777" w:rsidR="00F205D2" w:rsidRDefault="00F205D2" w:rsidP="00F205D2">
      <w:pPr>
        <w:spacing w:line="259" w:lineRule="auto"/>
        <w:rPr>
          <w:ins w:id="1171" w:author="Ofelia Symes" w:date="2018-12-14T10:11:00Z"/>
        </w:rPr>
      </w:pPr>
      <w:ins w:id="1172" w:author="Ofelia Symes" w:date="2018-12-14T10:11:00Z">
        <w:r>
          <w:t>Branching bliver ikke brugt så flittigt som det burde. Daniel lavede en branch for at han kunne arbejde med projektet uden at skabe for store forstyrrelser i master-branchen men det endte op med at al udvikling blev lavet i den i stedet.</w:t>
        </w:r>
      </w:ins>
    </w:p>
    <w:p w14:paraId="26C51B37" w14:textId="77777777" w:rsidR="00F205D2" w:rsidRDefault="00F205D2" w:rsidP="00F205D2">
      <w:pPr>
        <w:spacing w:line="259" w:lineRule="auto"/>
        <w:rPr>
          <w:ins w:id="1173" w:author="Ofelia Symes" w:date="2018-12-14T10:11:00Z"/>
          <w:sz w:val="36"/>
        </w:rPr>
      </w:pPr>
      <w:ins w:id="1174" w:author="Ofelia Symes" w:date="2018-12-14T10:11:00Z">
        <w:r>
          <w:t>Alt i alt fandt Daniel det meget hjælpsomt at bruge versionsstyring, dog kræver det at alle er med på alle aspekter af legen, før det hjælper rigtigt meget. Hvilket også var det problem, som vi baksede med. Emil fnøs flere gange af idéen med at lave en ny branch til masteren, fordi han ikke så pointen i det. Mange og tidlige uploads af vores opgave kunne have hjulpet os et par gange i forløbet, men det kræver at alle der arbejder på projektet gør det samme. Ellers er der enkelte der bare skovler store opdateringer på de andres små commits, hvilket skaber mange konflikter.</w:t>
        </w:r>
        <w:r>
          <w:br w:type="page"/>
        </w:r>
      </w:ins>
    </w:p>
    <w:p w14:paraId="72B1D7AE" w14:textId="77777777" w:rsidR="00083B4D" w:rsidRPr="00887067" w:rsidRDefault="00083B4D" w:rsidP="00F205D2">
      <w:pPr>
        <w:pStyle w:val="Heading1"/>
        <w:rPr>
          <w:ins w:id="1175" w:author="Ofelia Symes" w:date="2018-12-14T10:11:00Z"/>
          <w:rFonts w:ascii="Times New Roman" w:hAnsi="Times New Roman" w:cs="Times New Roman"/>
        </w:rPr>
      </w:pPr>
      <w:ins w:id="1176" w:author="Ofelia Symes" w:date="2018-12-14T10:11:00Z">
        <w:r w:rsidRPr="00887067">
          <w:lastRenderedPageBreak/>
          <w:t xml:space="preserve"> </w:t>
        </w:r>
        <w:bookmarkStart w:id="1177" w:name="_Toc532544023"/>
        <w:r w:rsidR="00F205D2">
          <w:t>Sekvensdiagrammer</w:t>
        </w:r>
        <w:bookmarkEnd w:id="1177"/>
      </w:ins>
    </w:p>
    <w:p w14:paraId="2BAC3216" w14:textId="77777777" w:rsidR="00083B4D" w:rsidRPr="00887067" w:rsidRDefault="00083B4D" w:rsidP="00AF647B">
      <w:pPr>
        <w:rPr>
          <w:ins w:id="1178" w:author="Ofelia Symes" w:date="2018-12-14T10:11:00Z"/>
        </w:rPr>
      </w:pPr>
    </w:p>
    <w:p w14:paraId="080A43D9" w14:textId="77777777" w:rsidR="00083B4D" w:rsidRPr="00887067" w:rsidRDefault="00083B4D" w:rsidP="00AF647B">
      <w:pPr>
        <w:rPr>
          <w:ins w:id="1179" w:author="Ofelia Symes" w:date="2018-12-14T10:11:00Z"/>
        </w:rPr>
      </w:pPr>
      <w:ins w:id="1180" w:author="Ofelia Symes" w:date="2018-12-14T10:11:00Z">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ins>
    </w:p>
    <w:p w14:paraId="0CD984BF" w14:textId="77777777" w:rsidR="00083B4D" w:rsidRPr="00887067" w:rsidRDefault="00083B4D" w:rsidP="00AF647B">
      <w:pPr>
        <w:rPr>
          <w:ins w:id="1181" w:author="Ofelia Symes" w:date="2018-12-14T10:11:00Z"/>
        </w:rPr>
      </w:pPr>
      <w:ins w:id="1182" w:author="Ofelia Symes" w:date="2018-12-14T10:11:00Z">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ins>
    </w:p>
    <w:p w14:paraId="0FC64D9C" w14:textId="77777777" w:rsidR="00A4040B" w:rsidRDefault="00540B80" w:rsidP="00AF647B">
      <w:pPr>
        <w:rPr>
          <w:sz w:val="36"/>
        </w:rPr>
      </w:pPr>
      <w:ins w:id="1183" w:author="Ofelia Symes" w:date="2018-12-14T10:11:00Z">
        <w:r>
          <w:rPr>
            <w:noProof/>
          </w:rPr>
          <w:lastRenderedPageBreak/>
          <w:drawing>
            <wp:inline distT="0" distB="0" distL="0" distR="0">
              <wp:extent cx="6120130" cy="536765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dater vareantal s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367655"/>
                      </a:xfrm>
                      <a:prstGeom prst="rect">
                        <a:avLst/>
                      </a:prstGeom>
                    </pic:spPr>
                  </pic:pic>
                </a:graphicData>
              </a:graphic>
            </wp:inline>
          </w:drawing>
        </w:r>
      </w:ins>
      <w:r w:rsidR="00A4040B">
        <w:br w:type="page"/>
      </w:r>
    </w:p>
    <w:p w14:paraId="459C1251" w14:textId="77777777" w:rsidR="00083B4D" w:rsidRPr="00065ECA" w:rsidRDefault="00083B4D" w:rsidP="00AF647B">
      <w:pPr>
        <w:pStyle w:val="Heading1"/>
        <w:rPr>
          <w:rFonts w:ascii="Times New Roman" w:hAnsi="Times New Roman"/>
          <w:lang w:val="en-US"/>
          <w:rPrChange w:id="1184" w:author="Gitte Sevel Bilenberg" w:date="2018-12-14T10:11:00Z">
            <w:rPr>
              <w:rFonts w:ascii="Times New Roman" w:hAnsi="Times New Roman" w:cs="Times New Roman"/>
            </w:rPr>
          </w:rPrChange>
        </w:rPr>
      </w:pPr>
      <w:bookmarkStart w:id="1185" w:name="_Toc532544024"/>
      <w:bookmarkStart w:id="1186" w:name="_Toc532392375"/>
      <w:r w:rsidRPr="00065ECA">
        <w:rPr>
          <w:lang w:val="en-US"/>
          <w:rPrChange w:id="1187" w:author="Gitte Sevel Bilenberg" w:date="2018-12-14T10:11:00Z">
            <w:rPr/>
          </w:rPrChange>
        </w:rPr>
        <w:lastRenderedPageBreak/>
        <w:t>Kode</w:t>
      </w:r>
      <w:bookmarkEnd w:id="1185"/>
      <w:bookmarkEnd w:id="1186"/>
    </w:p>
    <w:p w14:paraId="0F77938E" w14:textId="77777777" w:rsidR="00083B4D" w:rsidRPr="00065ECA" w:rsidRDefault="00083B4D" w:rsidP="00AF647B">
      <w:pPr>
        <w:rPr>
          <w:rFonts w:ascii="Times New Roman" w:hAnsi="Times New Roman"/>
          <w:lang w:val="en-US"/>
          <w:rPrChange w:id="1188" w:author="Gitte Sevel Bilenberg" w:date="2018-12-14T10:11:00Z">
            <w:rPr/>
          </w:rPrChange>
        </w:rPr>
        <w:pPrChange w:id="1189" w:author="Ofelia Symes" w:date="2018-12-14T10:11:00Z">
          <w:pPr>
            <w:spacing w:line="360" w:lineRule="auto"/>
          </w:pPr>
        </w:pPrChange>
      </w:pPr>
    </w:p>
    <w:p w14:paraId="7964782A" w14:textId="77777777" w:rsidR="00A4040B" w:rsidRPr="00065ECA" w:rsidRDefault="00A4040B" w:rsidP="00AF647B">
      <w:pPr>
        <w:rPr>
          <w:sz w:val="36"/>
          <w:lang w:val="en-US"/>
          <w:rPrChange w:id="1190" w:author="Gitte Sevel Bilenberg" w:date="2018-12-14T10:11:00Z">
            <w:rPr>
              <w:sz w:val="36"/>
            </w:rPr>
          </w:rPrChange>
        </w:rPr>
      </w:pPr>
      <w:r w:rsidRPr="00065ECA">
        <w:rPr>
          <w:lang w:val="en-US"/>
          <w:rPrChange w:id="1191" w:author="Gitte Sevel Bilenberg" w:date="2018-12-14T10:11:00Z">
            <w:rPr/>
          </w:rPrChange>
        </w:rPr>
        <w:br w:type="page"/>
      </w:r>
    </w:p>
    <w:p w14:paraId="1E62CB56" w14:textId="1B4AC6F3" w:rsidR="00083B4D" w:rsidRDefault="00083B4D" w:rsidP="00AF647B">
      <w:pPr>
        <w:pStyle w:val="Heading1"/>
        <w:rPr>
          <w:ins w:id="1192" w:author="Ofelia Symes" w:date="2018-12-14T10:11:00Z"/>
        </w:rPr>
      </w:pPr>
      <w:bookmarkStart w:id="1193" w:name="_Toc532544025"/>
      <w:bookmarkStart w:id="1194" w:name="_Toc532392376"/>
      <w:del w:id="1195" w:author="Ofelia Symes" w:date="2018-12-14T10:11:00Z">
        <w:r w:rsidRPr="007C65EA">
          <w:lastRenderedPageBreak/>
          <w:delText>Konklusion – problemstilling</w:delText>
        </w:r>
      </w:del>
      <w:bookmarkEnd w:id="1194"/>
      <w:ins w:id="1196" w:author="Ofelia Symes" w:date="2018-12-14T10:11:00Z">
        <w:r w:rsidR="0093097C">
          <w:t>Svar på underspørgsmål</w:t>
        </w:r>
        <w:bookmarkEnd w:id="1193"/>
      </w:ins>
    </w:p>
    <w:p w14:paraId="4F1F6142" w14:textId="77777777" w:rsidR="002912C2" w:rsidRPr="00887067" w:rsidRDefault="00B7525B" w:rsidP="00AF647B">
      <w:pPr>
        <w:rPr>
          <w:ins w:id="1197" w:author="Ofelia Symes" w:date="2018-12-14T10:11:00Z"/>
        </w:rPr>
      </w:pPr>
      <w:ins w:id="1198" w:author="Ofelia Symes" w:date="2018-12-14T10:11:00Z">
        <w:r>
          <w:t>OPSUMMERER VORES SVAR FRA RAPPORTEN</w:t>
        </w:r>
      </w:ins>
    </w:p>
    <w:p w14:paraId="01E2F19B" w14:textId="77777777" w:rsidR="002912C2" w:rsidRPr="00887067" w:rsidRDefault="002912C2" w:rsidP="00AF647B">
      <w:pPr>
        <w:rPr>
          <w:ins w:id="1199" w:author="Ofelia Symes" w:date="2018-12-14T10:11:00Z"/>
          <w:rFonts w:ascii="Times New Roman" w:hAnsi="Times New Roman" w:cs="Times New Roman"/>
        </w:rPr>
      </w:pPr>
      <w:ins w:id="1200" w:author="Ofelia Symes" w:date="2018-12-14T10:11:00Z">
        <w:r w:rsidRPr="00887067">
          <w:t>Vores underspørgsmål er:</w:t>
        </w:r>
      </w:ins>
    </w:p>
    <w:p w14:paraId="7A5B6580" w14:textId="77777777" w:rsidR="00AF647B" w:rsidRDefault="00AF647B" w:rsidP="00A26189">
      <w:pPr>
        <w:pStyle w:val="Heading2"/>
        <w:rPr>
          <w:ins w:id="1201" w:author="Ofelia Symes" w:date="2018-12-14T10:11:00Z"/>
        </w:rPr>
      </w:pPr>
      <w:bookmarkStart w:id="1202" w:name="_Toc532544026"/>
      <w:ins w:id="1203" w:author="Ofelia Symes" w:date="2018-12-14T10:11:00Z">
        <w:r>
          <w:t xml:space="preserve">Underspørgsmål 1: </w:t>
        </w:r>
        <w:r w:rsidR="002912C2" w:rsidRPr="00887067">
          <w:t>Hvordan kan virksomheden få synliggjort fx manglende materialer?</w:t>
        </w:r>
        <w:bookmarkEnd w:id="1202"/>
      </w:ins>
    </w:p>
    <w:p w14:paraId="1F51E76D" w14:textId="77777777" w:rsidR="00A26189" w:rsidRPr="00A26189" w:rsidRDefault="00A26189" w:rsidP="00A26189">
      <w:pPr>
        <w:rPr>
          <w:ins w:id="1204" w:author="Ofelia Symes" w:date="2018-12-14T10:11:00Z"/>
        </w:rPr>
      </w:pPr>
      <w:ins w:id="1205" w:author="Ofelia Symes" w:date="2018-12-14T10:11:00Z">
        <w:r>
          <w:t xml:space="preserve">En af de vigtigste funktioner i programmet er lige netop at få synliggjort mængden af forskellige materialer og at kunne ændre i dette. </w:t>
        </w:r>
        <w:r w:rsidRPr="00A26189">
          <w:rPr>
            <w:highlight w:val="magenta"/>
          </w:rPr>
          <w:t>DER SKAL MERE TEKST HER.</w:t>
        </w:r>
      </w:ins>
    </w:p>
    <w:p w14:paraId="2427F7D2" w14:textId="77777777" w:rsidR="002912C2" w:rsidRDefault="00AF647B" w:rsidP="00AF647B">
      <w:pPr>
        <w:pStyle w:val="Heading2"/>
        <w:rPr>
          <w:ins w:id="1206" w:author="Ofelia Symes" w:date="2018-12-14T10:11:00Z"/>
        </w:rPr>
      </w:pPr>
      <w:bookmarkStart w:id="1207" w:name="_Toc532544027"/>
      <w:ins w:id="1208" w:author="Ofelia Symes" w:date="2018-12-14T10:11:00Z">
        <w:r>
          <w:t xml:space="preserve">Underspørgsmål 2: </w:t>
        </w:r>
        <w:r w:rsidR="002912C2" w:rsidRPr="00887067">
          <w:t>Hvordan kan virksomheden nemmere håndtere igangværende byggeprojekter og allokere materialer til disse?</w:t>
        </w:r>
        <w:bookmarkEnd w:id="1207"/>
      </w:ins>
    </w:p>
    <w:p w14:paraId="2C5B081C" w14:textId="77777777" w:rsidR="00A26189" w:rsidRPr="00A26189" w:rsidRDefault="00A26189" w:rsidP="00A26189">
      <w:pPr>
        <w:rPr>
          <w:ins w:id="1209" w:author="Ofelia Symes" w:date="2018-12-14T10:11:00Z"/>
        </w:rPr>
      </w:pPr>
      <w:ins w:id="1210" w:author="Ofelia Symes" w:date="2018-12-14T10:11:00Z">
        <w:r>
          <w:t xml:space="preserve">Igangværende byggeprojekter vil stå som åbne byggesager, så længe de ikke bliver aktivt lukket </w:t>
        </w:r>
        <w:r w:rsidRPr="00A26189">
          <w:rPr>
            <w:highlight w:val="magenta"/>
          </w:rPr>
          <w:t>(ER DETTE STADIG EN FUNKTION I PROGRAMMET?)</w:t>
        </w:r>
        <w:r>
          <w:t xml:space="preserve">. På denne måde </w:t>
        </w:r>
        <w:r w:rsidR="000E0F6D">
          <w:t xml:space="preserve">vil virksomheden kontinuerligt være opmærksomme på hvilke byggesager, der stadig er markeret som </w:t>
        </w:r>
        <w:r w:rsidR="000E0F6D" w:rsidRPr="000E0F6D">
          <w:rPr>
            <w:highlight w:val="magenta"/>
          </w:rPr>
          <w:t>igangværende</w:t>
        </w:r>
        <w:r w:rsidR="000E0F6D">
          <w:t xml:space="preserve">, og hvilke der er lukkede. På samme måde kan materialer tildeles til de forskellige byggesager, og der skabes dermed et overblik – både over materialeforbrug til dato på igangværende byggesager, men også </w:t>
        </w:r>
      </w:ins>
    </w:p>
    <w:p w14:paraId="3B52E553" w14:textId="77777777" w:rsidR="002912C2" w:rsidRDefault="00AF647B" w:rsidP="00AF647B">
      <w:pPr>
        <w:pStyle w:val="Heading2"/>
        <w:rPr>
          <w:ins w:id="1211" w:author="Ofelia Symes" w:date="2018-12-14T10:11:00Z"/>
        </w:rPr>
      </w:pPr>
      <w:bookmarkStart w:id="1212" w:name="_Toc532544028"/>
      <w:ins w:id="1213" w:author="Ofelia Symes" w:date="2018-12-14T10:11:00Z">
        <w:r>
          <w:t xml:space="preserve">Underspørgsmål 3: </w:t>
        </w:r>
        <w:r w:rsidR="002912C2" w:rsidRPr="00887067">
          <w:t>Hvordan vil en elektronisk løsning forbedre CC Bygs drift?</w:t>
        </w:r>
        <w:bookmarkEnd w:id="1212"/>
      </w:ins>
    </w:p>
    <w:p w14:paraId="7634821B" w14:textId="77777777" w:rsidR="000E0F6D" w:rsidRPr="000E0F6D" w:rsidRDefault="000E0F6D" w:rsidP="000E0F6D">
      <w:pPr>
        <w:rPr>
          <w:ins w:id="1214" w:author="Ofelia Symes" w:date="2018-12-14T10:11:00Z"/>
        </w:rPr>
      </w:pPr>
      <w:ins w:id="1215" w:author="Ofelia Symes" w:date="2018-12-14T10:11:00Z">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6258AD" w:rsidRPr="006258AD">
          <w:rPr>
            <w:highlight w:val="magenta"/>
          </w:rPr>
          <w:t>MERE TEKST TAK</w:t>
        </w:r>
      </w:ins>
    </w:p>
    <w:p w14:paraId="577047A9" w14:textId="77777777" w:rsidR="002912C2" w:rsidRDefault="00AF647B" w:rsidP="00AF647B">
      <w:pPr>
        <w:pStyle w:val="Heading2"/>
        <w:rPr>
          <w:ins w:id="1216" w:author="Ofelia Symes" w:date="2018-12-14T10:11:00Z"/>
        </w:rPr>
      </w:pPr>
      <w:bookmarkStart w:id="1217" w:name="_Toc532544029"/>
      <w:ins w:id="1218" w:author="Ofelia Symes" w:date="2018-12-14T10:11:00Z">
        <w:r>
          <w:t xml:space="preserve">Underspørgsmål 4: </w:t>
        </w:r>
        <w:r w:rsidR="002912C2" w:rsidRPr="00887067">
          <w:t>Hvordan kan man udvikle et lagerbeholdningssystem i C# med en database som hjælper virksomheden?</w:t>
        </w:r>
        <w:bookmarkEnd w:id="1217"/>
      </w:ins>
    </w:p>
    <w:p w14:paraId="0979EFFF" w14:textId="77777777" w:rsidR="0093097C" w:rsidRDefault="006258AD" w:rsidP="0093097C">
      <w:pPr>
        <w:rPr>
          <w:ins w:id="1219" w:author="Ofelia Symes" w:date="2018-12-14T10:11:00Z"/>
        </w:rPr>
      </w:pPr>
      <w:ins w:id="1220" w:author="Ofelia Symes" w:date="2018-12-14T10:11:00Z">
        <w:r>
          <w:lastRenderedPageBreak/>
          <w:t xml:space="preserve">Databasen i CCByg-applikationen holder styr på både de forskellige varer (og mængder af disse), projekter samt medarbejdere. Virksomheden vil derfor være i stand til </w:t>
        </w:r>
        <w:r w:rsidRPr="006258AD">
          <w:rPr>
            <w:highlight w:val="magenta"/>
          </w:rPr>
          <w:t>UMIDDELBART</w:t>
        </w:r>
        <w:r>
          <w:rPr>
            <w:highlight w:val="magenta"/>
          </w:rPr>
          <w:t xml:space="preserve"> MED DET SAMME</w:t>
        </w:r>
        <w:r w:rsidRPr="006258AD">
          <w:t xml:space="preserve"> at kunne</w:t>
        </w:r>
        <w:r>
          <w:t xml:space="preserve"> danne sig et overblik over antallet af varer på lager, projekter – og hvilke varer, der benyttes på forskellige projekter – samt </w:t>
        </w:r>
        <w:r w:rsidR="0093097C">
          <w:t>hente oplysninger om medarbejdere frem. Virksomheden har både mulighed for at skabe, læse, opdatere og slette informationer i alle tre kategorier og får dermed selv fuld styring over applikationen.</w:t>
        </w:r>
        <w:r w:rsidR="0093097C" w:rsidRPr="00887067">
          <w:t>”Hvordan kan Unified Process (UP), C#-programmering og relationsdatabaser blive brugt til udvikling og implementering af et mindre IT-system?”</w:t>
        </w:r>
      </w:ins>
    </w:p>
    <w:p w14:paraId="25F8B5B2" w14:textId="77777777" w:rsidR="0093097C" w:rsidRDefault="0093097C" w:rsidP="0093097C">
      <w:pPr>
        <w:rPr>
          <w:ins w:id="1221" w:author="Ofelia Symes" w:date="2018-12-14T10:11:00Z"/>
        </w:rPr>
      </w:pPr>
    </w:p>
    <w:p w14:paraId="515F4002" w14:textId="77777777" w:rsidR="0093097C" w:rsidRDefault="0093097C" w:rsidP="0093097C">
      <w:pPr>
        <w:pStyle w:val="Heading1"/>
        <w:rPr>
          <w:ins w:id="1222" w:author="Ofelia Symes" w:date="2018-12-14T10:11:00Z"/>
        </w:rPr>
      </w:pPr>
      <w:bookmarkStart w:id="1223" w:name="_Toc532544030"/>
      <w:ins w:id="1224" w:author="Ofelia Symes" w:date="2018-12-14T10:11:00Z">
        <w:r>
          <w:t>Problemformulering – svar og konklusion.</w:t>
        </w:r>
        <w:bookmarkEnd w:id="1223"/>
      </w:ins>
    </w:p>
    <w:p w14:paraId="4E277E78" w14:textId="77777777" w:rsidR="0093097C" w:rsidRDefault="0093097C" w:rsidP="0093097C">
      <w:pPr>
        <w:rPr>
          <w:ins w:id="1225" w:author="Ofelia Symes" w:date="2018-12-14T10:11:00Z"/>
        </w:rPr>
      </w:pPr>
      <w:ins w:id="1226" w:author="Ofelia Symes" w:date="2018-12-14T10:11:00Z">
        <w:r w:rsidRPr="00887067">
          <w:t>”Hvordan kan Unified Process (UP), C#-programmering og relationsdatabaser blive brugt til udvikling og implementering af et mindre IT-system?”</w:t>
        </w:r>
      </w:ins>
    </w:p>
    <w:p w14:paraId="5C2B9117" w14:textId="77777777" w:rsidR="0093097C" w:rsidRDefault="0093097C" w:rsidP="0093097C">
      <w:pPr>
        <w:rPr>
          <w:rPrChange w:id="1227" w:author="Ofelia Symes" w:date="2018-12-14T10:11:00Z">
            <w:rPr>
              <w:rFonts w:ascii="Times New Roman" w:hAnsi="Times New Roman"/>
              <w:lang w:val="en-US"/>
            </w:rPr>
          </w:rPrChange>
        </w:rPr>
        <w:pPrChange w:id="1228" w:author="Ofelia Symes" w:date="2018-12-14T10:11:00Z">
          <w:pPr>
            <w:pStyle w:val="Heading1"/>
          </w:pPr>
        </w:pPrChange>
      </w:pPr>
    </w:p>
    <w:p w14:paraId="0E6A14D9" w14:textId="77777777" w:rsidR="0093097C" w:rsidRDefault="0093097C">
      <w:pPr>
        <w:spacing w:line="259" w:lineRule="auto"/>
        <w:rPr>
          <w:sz w:val="36"/>
          <w:rPrChange w:id="1229" w:author="Ofelia Symes" w:date="2018-12-14T10:11:00Z">
            <w:rPr>
              <w:rFonts w:ascii="Times New Roman" w:hAnsi="Times New Roman"/>
              <w:lang w:val="en-US"/>
            </w:rPr>
          </w:rPrChange>
        </w:rPr>
        <w:pPrChange w:id="1230" w:author="Ofelia Symes" w:date="2018-12-14T10:11:00Z">
          <w:pPr>
            <w:spacing w:line="360" w:lineRule="auto"/>
          </w:pPr>
        </w:pPrChange>
      </w:pPr>
    </w:p>
    <w:p w14:paraId="16AE751E" w14:textId="77777777" w:rsidR="0093097C" w:rsidRDefault="0093097C">
      <w:pPr>
        <w:spacing w:line="259" w:lineRule="auto"/>
        <w:rPr>
          <w:sz w:val="36"/>
          <w:rPrChange w:id="1231" w:author="Ofelia Symes" w:date="2018-12-14T10:11:00Z">
            <w:rPr>
              <w:lang w:val="en-US"/>
            </w:rPr>
          </w:rPrChange>
        </w:rPr>
        <w:pPrChange w:id="1232" w:author="Ofelia Symes" w:date="2018-12-14T10:11:00Z">
          <w:pPr/>
        </w:pPrChange>
      </w:pPr>
      <w:r>
        <w:rPr>
          <w:rPrChange w:id="1233" w:author="Ofelia Symes" w:date="2018-12-14T10:11:00Z">
            <w:rPr>
              <w:lang w:val="en-US"/>
            </w:rPr>
          </w:rPrChange>
        </w:rPr>
        <w:br w:type="page"/>
      </w:r>
    </w:p>
    <w:p w14:paraId="3DCFC0C9" w14:textId="77777777" w:rsidR="00083B4D" w:rsidRPr="00065ECA" w:rsidRDefault="00083B4D" w:rsidP="00AF647B">
      <w:pPr>
        <w:pStyle w:val="Heading1"/>
        <w:rPr>
          <w:rFonts w:ascii="Times New Roman" w:hAnsi="Times New Roman"/>
          <w:lang w:val="en-US"/>
          <w:rPrChange w:id="1234" w:author="Gitte Sevel Bilenberg" w:date="2018-12-14T10:11:00Z">
            <w:rPr>
              <w:rFonts w:ascii="Times New Roman" w:hAnsi="Times New Roman" w:cs="Times New Roman"/>
            </w:rPr>
          </w:rPrChange>
        </w:rPr>
      </w:pPr>
      <w:bookmarkStart w:id="1235" w:name="_Toc532544031"/>
      <w:bookmarkStart w:id="1236" w:name="_Toc532392377"/>
      <w:r w:rsidRPr="00065ECA">
        <w:rPr>
          <w:lang w:val="en-US"/>
          <w:rPrChange w:id="1237" w:author="Gitte Sevel Bilenberg" w:date="2018-12-14T10:11:00Z">
            <w:rPr/>
          </w:rPrChange>
        </w:rPr>
        <w:lastRenderedPageBreak/>
        <w:t>Litteraturliste</w:t>
      </w:r>
      <w:bookmarkEnd w:id="1235"/>
      <w:bookmarkEnd w:id="1236"/>
    </w:p>
    <w:p w14:paraId="6623C465" w14:textId="77777777" w:rsidR="00083B4D" w:rsidRPr="00AD3171" w:rsidRDefault="00083B4D" w:rsidP="00AF647B">
      <w:pPr>
        <w:rPr>
          <w:rFonts w:ascii="Times New Roman" w:hAnsi="Times New Roman" w:cs="Times New Roman"/>
          <w:lang w:val="en-US"/>
        </w:rPr>
        <w:pPrChange w:id="1238" w:author="Ofelia Symes" w:date="2018-12-14T10:11:00Z">
          <w:pPr>
            <w:spacing w:line="360" w:lineRule="auto"/>
          </w:pPr>
        </w:pPrChange>
      </w:pPr>
      <w:r w:rsidRPr="00AD3171">
        <w:rPr>
          <w:lang w:val="en-US"/>
        </w:rPr>
        <w:t xml:space="preserve">Craig </w:t>
      </w:r>
      <w:proofErr w:type="spellStart"/>
      <w:r w:rsidRPr="00AD3171">
        <w:rPr>
          <w:lang w:val="en-US"/>
        </w:rPr>
        <w:t>Larman</w:t>
      </w:r>
      <w:proofErr w:type="spellEnd"/>
      <w:r w:rsidRPr="00AD3171">
        <w:rPr>
          <w:lang w:val="en-US"/>
        </w:rPr>
        <w:t xml:space="preserve"> - Applying UML and Patterns_ An Introduction to Object-oriented Analysis and Design and Iterative Development (2005, Prentice Hall PTR)</w:t>
      </w:r>
    </w:p>
    <w:p w14:paraId="05324DAE" w14:textId="77777777" w:rsidR="00083B4D" w:rsidRPr="00AD3171" w:rsidRDefault="00083B4D" w:rsidP="00AF647B">
      <w:pPr>
        <w:rPr>
          <w:rFonts w:ascii="Times New Roman" w:hAnsi="Times New Roman" w:cs="Times New Roman"/>
          <w:lang w:val="en-US"/>
        </w:rPr>
        <w:pPrChange w:id="1239" w:author="Ofelia Symes" w:date="2018-12-14T10:11:00Z">
          <w:pPr>
            <w:spacing w:line="360" w:lineRule="auto"/>
          </w:pPr>
        </w:pPrChange>
      </w:pPr>
      <w:r w:rsidRPr="00AD3171">
        <w:rPr>
          <w:lang w:val="en-US"/>
        </w:rPr>
        <w:t xml:space="preserve">Ian </w:t>
      </w:r>
      <w:proofErr w:type="spellStart"/>
      <w:r w:rsidRPr="00AD3171">
        <w:rPr>
          <w:lang w:val="en-US"/>
        </w:rPr>
        <w:t>Sommerville</w:t>
      </w:r>
      <w:proofErr w:type="spellEnd"/>
      <w:r w:rsidRPr="00AD3171">
        <w:rPr>
          <w:lang w:val="en-US"/>
        </w:rPr>
        <w:t xml:space="preserve"> - Software Engineering, 9th Edition</w:t>
      </w:r>
      <w:proofErr w:type="gramStart"/>
      <w:r w:rsidRPr="00AD3171">
        <w:rPr>
          <w:lang w:val="en-US"/>
        </w:rPr>
        <w:t xml:space="preserve">   (</w:t>
      </w:r>
      <w:proofErr w:type="gramEnd"/>
      <w:r w:rsidRPr="00AD3171">
        <w:rPr>
          <w:lang w:val="en-US"/>
        </w:rPr>
        <w:t>2011, Addison-Wesley)</w:t>
      </w:r>
    </w:p>
    <w:p w14:paraId="75DAD0C4" w14:textId="77777777" w:rsidR="00083B4D" w:rsidRPr="00AD3171" w:rsidRDefault="00083B4D" w:rsidP="00AF647B">
      <w:pPr>
        <w:rPr>
          <w:rFonts w:ascii="Times New Roman" w:hAnsi="Times New Roman" w:cs="Times New Roman"/>
          <w:lang w:val="en-US"/>
        </w:rPr>
        <w:pPrChange w:id="1240" w:author="Ofelia Symes" w:date="2018-12-14T10:11:00Z">
          <w:pPr>
            <w:spacing w:line="360" w:lineRule="auto"/>
          </w:pPr>
        </w:pPrChange>
      </w:pPr>
      <w:r w:rsidRPr="00AD3171">
        <w:rPr>
          <w:lang w:val="en-US"/>
        </w:rPr>
        <w:t xml:space="preserve">Thomas M Connolly, Carolyn E </w:t>
      </w:r>
      <w:proofErr w:type="spellStart"/>
      <w:r w:rsidRPr="00AD3171">
        <w:rPr>
          <w:lang w:val="en-US"/>
        </w:rPr>
        <w:t>Begg</w:t>
      </w:r>
      <w:proofErr w:type="spellEnd"/>
      <w:r w:rsidRPr="00AD3171">
        <w:rPr>
          <w:lang w:val="en-US"/>
        </w:rPr>
        <w:t xml:space="preserve"> - Database Solutions_ A step by step guide to building databases (2nd </w:t>
      </w:r>
      <w:proofErr w:type="gramStart"/>
      <w:r w:rsidRPr="00AD3171">
        <w:rPr>
          <w:lang w:val="en-US"/>
        </w:rPr>
        <w:t>Edition)   </w:t>
      </w:r>
      <w:proofErr w:type="gramEnd"/>
      <w:r w:rsidRPr="00AD3171">
        <w:rPr>
          <w:lang w:val="en-US"/>
        </w:rPr>
        <w:t>(2003, Addison Wesley)</w:t>
      </w:r>
    </w:p>
    <w:p w14:paraId="6687F71F" w14:textId="77777777" w:rsidR="00083B4D" w:rsidRPr="00AD3171" w:rsidRDefault="00083B4D" w:rsidP="00AF647B">
      <w:pPr>
        <w:rPr>
          <w:rFonts w:ascii="Times New Roman" w:hAnsi="Times New Roman" w:cs="Times New Roman"/>
          <w:lang w:val="en-US"/>
        </w:rPr>
        <w:pPrChange w:id="1241" w:author="Ofelia Symes" w:date="2018-12-14T10:11:00Z">
          <w:pPr>
            <w:spacing w:line="360" w:lineRule="auto"/>
          </w:pPr>
        </w:pPrChange>
      </w:pPr>
      <w:r w:rsidRPr="00AD3171">
        <w:rPr>
          <w:lang w:val="en-US"/>
        </w:rPr>
        <w:t xml:space="preserve">Ian </w:t>
      </w:r>
      <w:proofErr w:type="spellStart"/>
      <w:r w:rsidRPr="00AD3171">
        <w:rPr>
          <w:lang w:val="en-US"/>
        </w:rPr>
        <w:t>Sommerville</w:t>
      </w:r>
      <w:proofErr w:type="spellEnd"/>
      <w:r w:rsidRPr="00AD3171">
        <w:rPr>
          <w:lang w:val="en-US"/>
        </w:rPr>
        <w:t xml:space="preserve"> - Software Engineering, 9th Edition</w:t>
      </w:r>
      <w:proofErr w:type="gramStart"/>
      <w:r w:rsidRPr="00AD3171">
        <w:rPr>
          <w:lang w:val="en-US"/>
        </w:rPr>
        <w:t xml:space="preserve">   (</w:t>
      </w:r>
      <w:proofErr w:type="gramEnd"/>
      <w:r w:rsidRPr="00AD3171">
        <w:rPr>
          <w:lang w:val="en-US"/>
        </w:rPr>
        <w:t>2011, Addison-Wesley)</w:t>
      </w:r>
    </w:p>
    <w:p w14:paraId="09204D49" w14:textId="77777777" w:rsidR="00083B4D" w:rsidRPr="00896D8F" w:rsidRDefault="00922BB5" w:rsidP="00AF647B">
      <w:pPr>
        <w:rPr>
          <w:rFonts w:ascii="Times New Roman" w:hAnsi="Times New Roman"/>
          <w:lang w:val="en-US"/>
          <w:rPrChange w:id="1242" w:author="Gitte Sevel Bilenberg" w:date="2018-12-14T10:11:00Z">
            <w:rPr>
              <w:rFonts w:ascii="Times New Roman" w:hAnsi="Times New Roman" w:cs="Times New Roman"/>
            </w:rPr>
          </w:rPrChange>
        </w:rPr>
        <w:pPrChange w:id="1243" w:author="Ofelia Symes" w:date="2018-12-14T10:11:00Z">
          <w:pPr>
            <w:spacing w:line="360" w:lineRule="auto"/>
          </w:pPr>
        </w:pPrChange>
      </w:pPr>
      <w:r>
        <w:fldChar w:fldCharType="begin"/>
      </w:r>
      <w:r w:rsidRPr="004C517B">
        <w:rPr>
          <w:lang w:val="en-US"/>
          <w:rPrChange w:id="1244" w:author="Gitte Sevel Bilenberg" w:date="2018-12-14T10:11:00Z">
            <w:rPr/>
          </w:rPrChange>
        </w:rPr>
        <w:instrText xml:space="preserve"> HYPERLINK "https://fronter.com/easj/links/files.phtml/5c0e375217dbd.1621230229$690303253$/Arkiv/Softwaredesign/Litteratur/FURPS.docx" </w:instrText>
      </w:r>
      <w:r>
        <w:fldChar w:fldCharType="separate"/>
      </w:r>
      <w:r w:rsidR="00083B4D" w:rsidRPr="00896D8F">
        <w:rPr>
          <w:color w:val="1155CC"/>
          <w:u w:val="single"/>
          <w:lang w:val="en-US"/>
          <w:rPrChange w:id="1245" w:author="Gitte Sevel Bilenberg" w:date="2018-12-14T10:11:00Z">
            <w:rPr/>
          </w:rPrChange>
        </w:rPr>
        <w:t>https://fronter.com/easj/links/files.phtml/5c0e375217dbd.1621230229$690303253$/Arkiv/Softwaredesign/Litteratur/FURPS.docx</w:t>
      </w:r>
      <w:r>
        <w:rPr>
          <w:color w:val="1155CC"/>
          <w:u w:val="single"/>
          <w:lang w:val="en-US"/>
          <w:rPrChange w:id="1246" w:author="Gitte Sevel Bilenberg" w:date="2018-12-14T10:11:00Z">
            <w:rPr/>
          </w:rPrChange>
        </w:rPr>
        <w:fldChar w:fldCharType="end"/>
      </w:r>
    </w:p>
    <w:p w14:paraId="3741A803" w14:textId="77777777" w:rsidR="00083B4D" w:rsidRPr="00896D8F" w:rsidRDefault="00922BB5" w:rsidP="00AF647B">
      <w:pPr>
        <w:rPr>
          <w:rFonts w:ascii="Times New Roman" w:hAnsi="Times New Roman"/>
          <w:lang w:val="en-US"/>
          <w:rPrChange w:id="1247" w:author="Gitte Sevel Bilenberg" w:date="2018-12-14T10:11:00Z">
            <w:rPr>
              <w:rFonts w:ascii="Times New Roman" w:hAnsi="Times New Roman" w:cs="Times New Roman"/>
            </w:rPr>
          </w:rPrChange>
        </w:rPr>
        <w:pPrChange w:id="1248" w:author="Ofelia Symes" w:date="2018-12-14T10:11:00Z">
          <w:pPr>
            <w:spacing w:line="360" w:lineRule="auto"/>
          </w:pPr>
        </w:pPrChange>
      </w:pPr>
      <w:r>
        <w:fldChar w:fldCharType="begin"/>
      </w:r>
      <w:r w:rsidRPr="004C517B">
        <w:rPr>
          <w:lang w:val="en-US"/>
          <w:rPrChange w:id="1249" w:author="Gitte Sevel Bilenberg" w:date="2018-12-14T10:11:00Z">
            <w:rPr/>
          </w:rPrChange>
        </w:rPr>
        <w:instrText xml:space="preserve"> HYPERLINK "https://fronter.com/easj/links/files.phtml/1621230229$690303253$/Arkiv/Softwaredesign/Litteratur/ScrumIn5Minutes.pdf" </w:instrText>
      </w:r>
      <w:r>
        <w:fldChar w:fldCharType="separate"/>
      </w:r>
      <w:r w:rsidR="00083B4D" w:rsidRPr="00896D8F">
        <w:rPr>
          <w:color w:val="1155CC"/>
          <w:u w:val="single"/>
          <w:lang w:val="en-US"/>
          <w:rPrChange w:id="1250" w:author="Gitte Sevel Bilenberg" w:date="2018-12-14T10:11:00Z">
            <w:rPr/>
          </w:rPrChange>
        </w:rPr>
        <w:t>https://fronter.com/easj/links/files.phtml/1621230229$690303253$/Arkiv/Softwaredesign/Litteratur/ScrumIn5Minutes.pdf</w:t>
      </w:r>
      <w:r>
        <w:rPr>
          <w:color w:val="1155CC"/>
          <w:u w:val="single"/>
          <w:lang w:val="en-US"/>
          <w:rPrChange w:id="1251" w:author="Gitte Sevel Bilenberg" w:date="2018-12-14T10:11:00Z">
            <w:rPr/>
          </w:rPrChange>
        </w:rPr>
        <w:fldChar w:fldCharType="end"/>
      </w:r>
    </w:p>
    <w:p w14:paraId="6CD7414C" w14:textId="77777777" w:rsidR="00083B4D" w:rsidRPr="00896D8F" w:rsidRDefault="00922BB5" w:rsidP="00AF647B">
      <w:pPr>
        <w:rPr>
          <w:rFonts w:ascii="Times New Roman" w:hAnsi="Times New Roman"/>
          <w:lang w:val="en-US"/>
          <w:rPrChange w:id="1252" w:author="Gitte Sevel Bilenberg" w:date="2018-12-14T10:11:00Z">
            <w:rPr>
              <w:rFonts w:ascii="Times New Roman" w:hAnsi="Times New Roman" w:cs="Times New Roman"/>
            </w:rPr>
          </w:rPrChange>
        </w:rPr>
        <w:pPrChange w:id="1253" w:author="Ofelia Symes" w:date="2018-12-14T10:11:00Z">
          <w:pPr>
            <w:spacing w:line="360" w:lineRule="auto"/>
          </w:pPr>
        </w:pPrChange>
      </w:pPr>
      <w:r>
        <w:fldChar w:fldCharType="begin"/>
      </w:r>
      <w:r w:rsidRPr="004C517B">
        <w:rPr>
          <w:lang w:val="en-US"/>
          <w:rPrChange w:id="1254" w:author="Gitte Sevel Bilenberg" w:date="2018-12-14T10:11:00Z">
            <w:rPr/>
          </w:rPrChange>
        </w:rPr>
        <w:instrText xml:space="preserve"> HYPERLINK "https://fronter.com/easj/links/files.phtml/5c0e375217dbd.1621230229$690303253$/Arkiv/Softwaredesign/Litteratur/Scientific+methology.docx" </w:instrText>
      </w:r>
      <w:r>
        <w:fldChar w:fldCharType="separate"/>
      </w:r>
      <w:r w:rsidR="00083B4D" w:rsidRPr="00896D8F">
        <w:rPr>
          <w:color w:val="1155CC"/>
          <w:u w:val="single"/>
          <w:lang w:val="en-US"/>
          <w:rPrChange w:id="1255" w:author="Gitte Sevel Bilenberg" w:date="2018-12-14T10:11:00Z">
            <w:rPr/>
          </w:rPrChange>
        </w:rPr>
        <w:t>https://fronter.com/easj/links/files.phtml/5c0e375217dbd.1621230229$690303253$/Arkiv/Softwaredesign/Litteratur/Scientific+methology.docx</w:t>
      </w:r>
      <w:r>
        <w:rPr>
          <w:color w:val="1155CC"/>
          <w:u w:val="single"/>
          <w:lang w:val="en-US"/>
          <w:rPrChange w:id="1256" w:author="Gitte Sevel Bilenberg" w:date="2018-12-14T10:11:00Z">
            <w:rPr/>
          </w:rPrChange>
        </w:rPr>
        <w:fldChar w:fldCharType="end"/>
      </w:r>
    </w:p>
    <w:p w14:paraId="1EBF2A2D" w14:textId="77777777" w:rsidR="00083B4D" w:rsidRPr="00896D8F" w:rsidRDefault="00083B4D" w:rsidP="00887067">
      <w:pPr>
        <w:rPr>
          <w:del w:id="1257" w:author="Ofelia Symes" w:date="2018-12-14T10:11:00Z"/>
          <w:rFonts w:ascii="Times New Roman" w:hAnsi="Times New Roman" w:cs="Times New Roman"/>
          <w:lang w:val="en-US"/>
        </w:rPr>
      </w:pPr>
      <w:del w:id="1258" w:author="Ofelia Symes" w:date="2018-12-14T10:11:00Z">
        <w:r w:rsidRPr="00896D8F">
          <w:rPr>
            <w:rFonts w:ascii="Times New Roman" w:hAnsi="Times New Roman" w:cs="Times New Roman"/>
            <w:lang w:val="en-US"/>
          </w:rPr>
          <w:br/>
        </w:r>
        <w:r w:rsidRPr="00896D8F">
          <w:rPr>
            <w:rFonts w:ascii="Times New Roman" w:hAnsi="Times New Roman" w:cs="Times New Roman"/>
            <w:lang w:val="en-US"/>
          </w:rPr>
          <w:br/>
        </w:r>
      </w:del>
    </w:p>
    <w:p w14:paraId="18F0E205" w14:textId="26C1C848" w:rsidR="00083B4D" w:rsidRPr="00896D8F" w:rsidRDefault="00A4040B" w:rsidP="00AF647B">
      <w:pPr>
        <w:rPr>
          <w:sz w:val="36"/>
          <w:lang w:val="en-US"/>
          <w:rPrChange w:id="1259" w:author="Gitte Sevel Bilenberg" w:date="2018-12-14T10:11:00Z">
            <w:rPr/>
          </w:rPrChange>
        </w:rPr>
      </w:pPr>
      <w:del w:id="1260" w:author="Ofelia Symes" w:date="2018-12-14T10:11:00Z">
        <w:r w:rsidRPr="00896D8F">
          <w:rPr>
            <w:lang w:val="en-US"/>
          </w:rPr>
          <w:br w:type="page"/>
        </w:r>
      </w:del>
    </w:p>
    <w:p w14:paraId="6C1B9263" w14:textId="77777777" w:rsidR="00083B4D" w:rsidRPr="00540B80" w:rsidRDefault="00083B4D" w:rsidP="00540B80">
      <w:pPr>
        <w:pStyle w:val="Heading2"/>
        <w:rPr>
          <w:sz w:val="36"/>
          <w:rPrChange w:id="1261" w:author="Ofelia Symes" w:date="2018-12-14T10:11:00Z">
            <w:rPr>
              <w:rFonts w:ascii="Times New Roman" w:hAnsi="Times New Roman"/>
            </w:rPr>
          </w:rPrChange>
        </w:rPr>
        <w:pPrChange w:id="1262" w:author="Ofelia Symes" w:date="2018-12-14T10:11:00Z">
          <w:pPr>
            <w:pStyle w:val="Heading1"/>
          </w:pPr>
        </w:pPrChange>
      </w:pPr>
      <w:bookmarkStart w:id="1263" w:name="_Toc532544032"/>
      <w:bookmarkStart w:id="1264" w:name="_Toc532392378"/>
      <w:r w:rsidRPr="00887067">
        <w:t>Ressourceliste</w:t>
      </w:r>
      <w:bookmarkEnd w:id="1263"/>
      <w:bookmarkEnd w:id="1264"/>
    </w:p>
    <w:p w14:paraId="732D3404" w14:textId="77777777" w:rsidR="00083B4D" w:rsidRPr="00887067" w:rsidRDefault="00083B4D" w:rsidP="00887067">
      <w:pPr>
        <w:rPr>
          <w:del w:id="1265" w:author="Ofelia Symes" w:date="2018-12-14T10:11:00Z"/>
          <w:rFonts w:ascii="Times New Roman" w:hAnsi="Times New Roman" w:cs="Times New Roman"/>
        </w:rPr>
      </w:pPr>
      <w:r w:rsidRPr="00887067">
        <w:t>GitHub</w:t>
      </w:r>
    </w:p>
    <w:p w14:paraId="713D6E6F" w14:textId="77777777" w:rsidR="00083B4D" w:rsidRPr="00887067" w:rsidRDefault="00083B4D" w:rsidP="00887067">
      <w:pPr>
        <w:rPr>
          <w:del w:id="1266" w:author="Ofelia Symes" w:date="2018-12-14T10:11:00Z"/>
          <w:rFonts w:ascii="Times New Roman" w:hAnsi="Times New Roman" w:cs="Times New Roman"/>
        </w:rPr>
      </w:pPr>
      <w:del w:id="1267" w:author="Ofelia Symes" w:date="2018-12-14T10:11:00Z">
        <w:r w:rsidRPr="00887067">
          <w:delText>Vores</w:delText>
        </w:r>
      </w:del>
      <w:ins w:id="1268" w:author="Ofelia Symes" w:date="2018-12-14T10:11:00Z">
        <w:r w:rsidR="009329F7">
          <w:t>, hvor v</w:t>
        </w:r>
        <w:r w:rsidRPr="00887067">
          <w:t>ores</w:t>
        </w:r>
      </w:ins>
      <w:r w:rsidRPr="00887067">
        <w:t xml:space="preserve"> projekt ligger på </w:t>
      </w:r>
      <w:del w:id="1269" w:author="Ofelia Symes" w:date="2018-12-14T10:11:00Z">
        <w:r w:rsidRPr="00887067">
          <w:delText xml:space="preserve">GitHub på </w:delText>
        </w:r>
      </w:del>
      <w:r w:rsidRPr="00887067">
        <w:t>nedenstående link:</w:t>
      </w:r>
    </w:p>
    <w:p w14:paraId="78CBBF1F" w14:textId="0BBD1E3B" w:rsidR="00083B4D" w:rsidRPr="00896D8F" w:rsidRDefault="009329F7" w:rsidP="00AF647B">
      <w:pPr>
        <w:rPr>
          <w:rFonts w:ascii="Times New Roman" w:hAnsi="Times New Roman"/>
          <w:lang w:val="en-US"/>
          <w:rPrChange w:id="1270" w:author="Gitte Sevel Bilenberg" w:date="2018-12-14T10:11:00Z">
            <w:rPr>
              <w:rFonts w:ascii="Times New Roman" w:hAnsi="Times New Roman" w:cs="Times New Roman"/>
            </w:rPr>
          </w:rPrChange>
        </w:rPr>
        <w:pPrChange w:id="1271" w:author="Ofelia Symes" w:date="2018-12-14T10:11:00Z">
          <w:pPr>
            <w:spacing w:line="360" w:lineRule="auto"/>
          </w:pPr>
        </w:pPrChange>
      </w:pPr>
      <w:ins w:id="1272" w:author="Ofelia Symes" w:date="2018-12-14T10:11:00Z">
        <w:r w:rsidRPr="007C65EA">
          <w:rPr>
            <w:rFonts w:ascii="Times New Roman" w:hAnsi="Times New Roman" w:cs="Times New Roman"/>
            <w:lang w:val="en-US"/>
          </w:rPr>
          <w:br/>
        </w:r>
      </w:ins>
      <w:r w:rsidR="00922BB5">
        <w:fldChar w:fldCharType="begin"/>
      </w:r>
      <w:r w:rsidR="00922BB5" w:rsidRPr="004C517B">
        <w:rPr>
          <w:lang w:val="en-US"/>
          <w:rPrChange w:id="1273" w:author="Gitte Sevel Bilenberg" w:date="2018-12-14T10:11:00Z">
            <w:rPr/>
          </w:rPrChange>
        </w:rPr>
        <w:instrText xml:space="preserve"> HYPERLINK "https://github.com/XxXStopHammerTimeXxX/CCB" </w:instrText>
      </w:r>
      <w:r w:rsidR="00922BB5">
        <w:fldChar w:fldCharType="separate"/>
      </w:r>
      <w:r w:rsidRPr="007C65EA">
        <w:rPr>
          <w:rStyle w:val="Hyperlink"/>
          <w:lang w:val="en-US"/>
          <w:rPrChange w:id="1274" w:author="Ofelia Symes" w:date="2018-12-14T10:11:00Z">
            <w:rPr>
              <w:color w:val="1155CC"/>
              <w:u w:val="single"/>
              <w:lang w:val="en-US"/>
            </w:rPr>
          </w:rPrChange>
        </w:rPr>
        <w:t>https://github.com/XxXStopHammerTimeXxX/CCB</w:t>
      </w:r>
      <w:r w:rsidR="00922BB5">
        <w:rPr>
          <w:color w:val="1155CC"/>
          <w:u w:val="single"/>
          <w:lang w:val="en-US"/>
          <w:rPrChange w:id="1275" w:author="Gitte Sevel Bilenberg" w:date="2018-12-14T10:11:00Z">
            <w:rPr>
              <w:rStyle w:val="Hyperlink"/>
            </w:rPr>
          </w:rPrChange>
        </w:rPr>
        <w:fldChar w:fldCharType="end"/>
      </w:r>
    </w:p>
    <w:p w14:paraId="3B6FFC7A" w14:textId="77777777" w:rsidR="00083B4D" w:rsidRPr="00896D8F" w:rsidRDefault="00083B4D" w:rsidP="00AF647B">
      <w:pPr>
        <w:rPr>
          <w:rFonts w:ascii="Times New Roman" w:hAnsi="Times New Roman"/>
          <w:lang w:val="en-US"/>
          <w:rPrChange w:id="1276" w:author="Gitte Sevel Bilenberg" w:date="2018-12-14T10:11:00Z">
            <w:rPr>
              <w:rFonts w:ascii="Times New Roman" w:hAnsi="Times New Roman" w:cs="Times New Roman"/>
            </w:rPr>
          </w:rPrChange>
        </w:rPr>
        <w:pPrChange w:id="1277" w:author="Ofelia Symes" w:date="2018-12-14T10:11:00Z">
          <w:pPr>
            <w:spacing w:line="360" w:lineRule="auto"/>
          </w:pPr>
        </w:pPrChange>
      </w:pPr>
      <w:r w:rsidRPr="00896D8F">
        <w:rPr>
          <w:lang w:val="en-US"/>
          <w:rPrChange w:id="1278" w:author="Gitte Sevel Bilenberg" w:date="2018-12-14T10:11:00Z">
            <w:rPr/>
          </w:rPrChange>
        </w:rPr>
        <w:t xml:space="preserve">Microsoft Azure </w:t>
      </w:r>
    </w:p>
    <w:p w14:paraId="5235A3AB" w14:textId="77777777" w:rsidR="00083B4D" w:rsidRDefault="00083B4D" w:rsidP="00AF647B">
      <w:pPr>
        <w:pPrChange w:id="1279" w:author="Ofelia Symes" w:date="2018-12-14T10:11:00Z">
          <w:pPr>
            <w:spacing w:line="360" w:lineRule="auto"/>
          </w:pPr>
        </w:pPrChange>
      </w:pPr>
      <w:r w:rsidRPr="00887067">
        <w:t>Marvel.com</w:t>
      </w:r>
    </w:p>
    <w:p w14:paraId="5CC29095" w14:textId="77777777" w:rsidR="00AC77A4" w:rsidRDefault="00AC77A4" w:rsidP="00887067">
      <w:pPr>
        <w:rPr>
          <w:ins w:id="1280" w:author="Gitte Sevel Bilenberg" w:date="2018-12-14T10:11:00Z"/>
        </w:rPr>
      </w:pPr>
      <w:ins w:id="1281" w:author="Gitte Sevel Bilenberg" w:date="2018-12-14T10:11:00Z">
        <w:r>
          <w:t>Google Docs</w:t>
        </w:r>
      </w:ins>
    </w:p>
    <w:p w14:paraId="2F319280" w14:textId="77777777" w:rsidR="00AC77A4" w:rsidRDefault="00AC77A4" w:rsidP="00887067">
      <w:pPr>
        <w:rPr>
          <w:ins w:id="1282" w:author="Gitte Sevel Bilenberg" w:date="2018-12-14T10:11:00Z"/>
        </w:rPr>
      </w:pPr>
    </w:p>
    <w:p w14:paraId="6ED4BEAB" w14:textId="77777777" w:rsidR="00A4040B" w:rsidRDefault="00A4040B" w:rsidP="00AF647B">
      <w:pPr>
        <w:rPr>
          <w:rPrChange w:id="1283" w:author="Ofelia Symes" w:date="2018-12-14T10:11:00Z">
            <w:rPr>
              <w:rFonts w:ascii="Times New Roman" w:hAnsi="Times New Roman"/>
            </w:rPr>
          </w:rPrChange>
        </w:rPr>
        <w:pPrChange w:id="1284" w:author="Ofelia Symes" w:date="2018-12-14T10:11:00Z">
          <w:pPr>
            <w:spacing w:line="360" w:lineRule="auto"/>
          </w:pPr>
        </w:pPrChange>
      </w:pPr>
    </w:p>
    <w:p w14:paraId="72A3A75F" w14:textId="77777777" w:rsidR="00A4040B" w:rsidRDefault="00A4040B" w:rsidP="00AF647B">
      <w:pPr>
        <w:pStyle w:val="Heading1"/>
      </w:pPr>
      <w:r>
        <w:lastRenderedPageBreak/>
        <w:br/>
      </w:r>
    </w:p>
    <w:p w14:paraId="0B58CE18" w14:textId="77777777" w:rsidR="00A4040B" w:rsidRDefault="00A4040B" w:rsidP="00AF647B">
      <w:pPr>
        <w:rPr>
          <w:sz w:val="36"/>
        </w:rPr>
      </w:pPr>
      <w:r>
        <w:br w:type="page"/>
      </w:r>
    </w:p>
    <w:p w14:paraId="68E71574" w14:textId="77777777" w:rsidR="00A4040B" w:rsidRDefault="00A4040B" w:rsidP="00AF647B">
      <w:pPr>
        <w:pStyle w:val="Heading1"/>
      </w:pPr>
      <w:bookmarkStart w:id="1285" w:name="_Toc532544033"/>
      <w:bookmarkStart w:id="1286" w:name="_Toc532392379"/>
      <w:r>
        <w:lastRenderedPageBreak/>
        <w:t>Bilag</w:t>
      </w:r>
      <w:bookmarkEnd w:id="1285"/>
      <w:bookmarkEnd w:id="1286"/>
    </w:p>
    <w:p w14:paraId="042EFFD3" w14:textId="77777777" w:rsidR="00A4040B" w:rsidRPr="00887067" w:rsidRDefault="00A4040B" w:rsidP="00AF647B">
      <w:pPr>
        <w:rPr>
          <w:rFonts w:ascii="Times New Roman" w:hAnsi="Times New Roman" w:cs="Times New Roman"/>
        </w:rPr>
        <w:pPrChange w:id="1287" w:author="Ofelia Symes" w:date="2018-12-14T10:11:00Z">
          <w:pPr>
            <w:spacing w:line="360" w:lineRule="auto"/>
          </w:pPr>
        </w:pPrChange>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14:paraId="1A18FEB9" w14:textId="77777777" w:rsidR="00083B4D" w:rsidRPr="00887067" w:rsidRDefault="00083B4D" w:rsidP="00AF647B">
      <w:pPr>
        <w:rPr>
          <w:rPrChange w:id="1288" w:author="Ofelia Symes" w:date="2018-12-14T10:11:00Z">
            <w:rPr>
              <w:rFonts w:ascii="Times New Roman" w:hAnsi="Times New Roman"/>
            </w:rPr>
          </w:rPrChange>
        </w:rPr>
        <w:pPrChange w:id="1289" w:author="Ofelia Symes" w:date="2018-12-14T10:11:00Z">
          <w:pPr>
            <w:spacing w:line="360" w:lineRule="auto"/>
          </w:pPr>
        </w:pPrChange>
      </w:pPr>
    </w:p>
    <w:p w14:paraId="4BF0B41B" w14:textId="77777777" w:rsidR="00083B4D" w:rsidRPr="00887067" w:rsidRDefault="00083B4D" w:rsidP="00AF647B">
      <w:pPr>
        <w:rPr>
          <w:rFonts w:ascii="Times New Roman" w:hAnsi="Times New Roman" w:cs="Times New Roman"/>
        </w:rPr>
        <w:pPrChange w:id="1290" w:author="Ofelia Symes" w:date="2018-12-14T10:11:00Z">
          <w:pPr>
            <w:spacing w:line="360" w:lineRule="auto"/>
          </w:pPr>
        </w:pPrChange>
      </w:pPr>
      <w:r w:rsidRPr="00887067">
        <w:t xml:space="preserve"> </w:t>
      </w:r>
    </w:p>
    <w:p w14:paraId="6C3A52C9" w14:textId="77777777" w:rsidR="00926746" w:rsidRPr="00887067" w:rsidRDefault="00926746" w:rsidP="00AF647B">
      <w:pPr>
        <w:pPrChange w:id="1291" w:author="Ofelia Symes" w:date="2018-12-14T10:11:00Z">
          <w:pPr>
            <w:spacing w:line="360" w:lineRule="auto"/>
          </w:pPr>
        </w:pPrChange>
      </w:pPr>
    </w:p>
    <w:sectPr w:rsidR="00926746" w:rsidRPr="0088706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 w:author="Gitte Sevel Bilenberg" w:date="2018-12-14T10:13:00Z" w:initials="GSB">
    <w:p w14:paraId="6A0F1819" w14:textId="0E2CF5B3" w:rsidR="00240BB9" w:rsidRDefault="00240BB9">
      <w:pPr>
        <w:pStyle w:val="CommentText"/>
      </w:pPr>
      <w:r>
        <w:rPr>
          <w:rStyle w:val="CommentReference"/>
        </w:rPr>
        <w:annotationRef/>
      </w:r>
      <w:r>
        <w:t>Skal opdateres til sidst, så vi får det rigtige sidetal</w:t>
      </w:r>
    </w:p>
    <w:p w14:paraId="6DDA8A7F" w14:textId="77777777" w:rsidR="00240BB9" w:rsidRDefault="00240BB9">
      <w:pPr>
        <w:pStyle w:val="CommentText"/>
      </w:pPr>
    </w:p>
  </w:comment>
  <w:comment w:id="288" w:author="Gitte Sevel Bilenberg" w:date="2018-12-14T09:49:00Z" w:initials="GSB">
    <w:p w14:paraId="44C8AA37" w14:textId="77777777" w:rsidR="004C517B" w:rsidRDefault="004C517B">
      <w:pPr>
        <w:pStyle w:val="CommentText"/>
      </w:pPr>
      <w:r>
        <w:rPr>
          <w:rStyle w:val="CommentReference"/>
        </w:rPr>
        <w:annotationRef/>
      </w:r>
      <w:r>
        <w:t>Kommentar</w:t>
      </w:r>
    </w:p>
  </w:comment>
  <w:comment w:id="289" w:author="Gitte Sevel Bilenberg" w:date="2018-12-14T09:49:00Z" w:initials="GSB">
    <w:p w14:paraId="6136DA0B" w14:textId="77777777" w:rsidR="004C517B" w:rsidRDefault="004C517B">
      <w:pPr>
        <w:pStyle w:val="CommentText"/>
      </w:pPr>
      <w:r>
        <w:rPr>
          <w:rStyle w:val="CommentReference"/>
        </w:rPr>
        <w:annotationRef/>
      </w:r>
    </w:p>
  </w:comment>
  <w:comment w:id="335" w:author="Gitte Sevel Bilenberg" w:date="2018-12-14T09:49:00Z" w:initials="GSB">
    <w:p w14:paraId="00667D50" w14:textId="77777777" w:rsidR="004C517B" w:rsidRDefault="004C517B">
      <w:pPr>
        <w:pStyle w:val="CommentText"/>
      </w:pPr>
      <w:r>
        <w:rPr>
          <w:rStyle w:val="CommentReference"/>
        </w:rPr>
        <w:annotationRef/>
      </w:r>
      <w:r>
        <w:t>Kommentar</w:t>
      </w:r>
    </w:p>
    <w:p w14:paraId="76E2273F" w14:textId="77777777" w:rsidR="004C517B" w:rsidRDefault="004C517B">
      <w:pPr>
        <w:pStyle w:val="CommentText"/>
      </w:pPr>
    </w:p>
  </w:comment>
  <w:comment w:id="377" w:author="Gitte Sevel Bilenberg" w:date="2018-12-14T09:49:00Z" w:initials="GSB">
    <w:p w14:paraId="6D8177C9" w14:textId="77777777" w:rsidR="004C517B" w:rsidRDefault="004C517B">
      <w:pPr>
        <w:pStyle w:val="CommentText"/>
      </w:pPr>
      <w:r>
        <w:rPr>
          <w:rStyle w:val="CommentReference"/>
        </w:rPr>
        <w:annotationRef/>
      </w:r>
      <w:r>
        <w:t>Kommentar</w:t>
      </w:r>
    </w:p>
  </w:comment>
  <w:comment w:id="381" w:author="Gitte Sevel Bilenberg" w:date="2018-12-14T09:49:00Z" w:initials="GSB">
    <w:p w14:paraId="3471615B" w14:textId="77777777" w:rsidR="004C517B" w:rsidRDefault="004C517B">
      <w:pPr>
        <w:pStyle w:val="CommentText"/>
      </w:pPr>
      <w:r>
        <w:rPr>
          <w:rStyle w:val="CommentReference"/>
        </w:rPr>
        <w:annotationRef/>
      </w:r>
      <w:r>
        <w:t>Kommentar</w:t>
      </w:r>
      <w:r>
        <w:br/>
      </w:r>
      <w:r w:rsidR="00086564">
        <w:t>Skal dette omskrives</w:t>
      </w:r>
    </w:p>
    <w:p w14:paraId="7CB0A956" w14:textId="77777777" w:rsidR="00086564" w:rsidRDefault="00086564">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DA8A7F" w15:done="0"/>
  <w15:commentEx w15:paraId="44C8AA37" w15:done="0"/>
  <w15:commentEx w15:paraId="6136DA0B" w15:paraIdParent="44C8AA37" w15:done="0"/>
  <w15:commentEx w15:paraId="76E2273F" w15:done="0"/>
  <w15:commentEx w15:paraId="6D8177C9" w15:done="0"/>
  <w15:commentEx w15:paraId="7CB0A9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tte Sevel Bilenberg">
    <w15:presenceInfo w15:providerId="Windows Live" w15:userId="10c570fc1efd5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4D"/>
    <w:rsid w:val="00025803"/>
    <w:rsid w:val="00065ECA"/>
    <w:rsid w:val="00083B4D"/>
    <w:rsid w:val="00086564"/>
    <w:rsid w:val="000C7D3D"/>
    <w:rsid w:val="000D43CE"/>
    <w:rsid w:val="000E0F6D"/>
    <w:rsid w:val="001E20DF"/>
    <w:rsid w:val="001F4D7C"/>
    <w:rsid w:val="00240BB9"/>
    <w:rsid w:val="002424AC"/>
    <w:rsid w:val="00264A47"/>
    <w:rsid w:val="00290974"/>
    <w:rsid w:val="002912C2"/>
    <w:rsid w:val="0035627D"/>
    <w:rsid w:val="004223D4"/>
    <w:rsid w:val="0043311E"/>
    <w:rsid w:val="004867FE"/>
    <w:rsid w:val="004975D1"/>
    <w:rsid w:val="004979FF"/>
    <w:rsid w:val="004C517B"/>
    <w:rsid w:val="004D1AEE"/>
    <w:rsid w:val="00540B80"/>
    <w:rsid w:val="005547CD"/>
    <w:rsid w:val="006258AD"/>
    <w:rsid w:val="006648A2"/>
    <w:rsid w:val="006D2BC0"/>
    <w:rsid w:val="00744B05"/>
    <w:rsid w:val="0077020E"/>
    <w:rsid w:val="0077503B"/>
    <w:rsid w:val="007C65EA"/>
    <w:rsid w:val="007D09C7"/>
    <w:rsid w:val="00801468"/>
    <w:rsid w:val="00807B08"/>
    <w:rsid w:val="00887067"/>
    <w:rsid w:val="00896D8F"/>
    <w:rsid w:val="008A220C"/>
    <w:rsid w:val="00922BB5"/>
    <w:rsid w:val="00926746"/>
    <w:rsid w:val="0093097C"/>
    <w:rsid w:val="009329F7"/>
    <w:rsid w:val="00A26189"/>
    <w:rsid w:val="00A37353"/>
    <w:rsid w:val="00A4040B"/>
    <w:rsid w:val="00AC77A4"/>
    <w:rsid w:val="00AD3171"/>
    <w:rsid w:val="00AF647B"/>
    <w:rsid w:val="00B30B5A"/>
    <w:rsid w:val="00B36AC9"/>
    <w:rsid w:val="00B7525B"/>
    <w:rsid w:val="00C06868"/>
    <w:rsid w:val="00C45051"/>
    <w:rsid w:val="00C82A60"/>
    <w:rsid w:val="00CF68F1"/>
    <w:rsid w:val="00D439C5"/>
    <w:rsid w:val="00DF6FFD"/>
    <w:rsid w:val="00E5237C"/>
    <w:rsid w:val="00E8589A"/>
    <w:rsid w:val="00E96820"/>
    <w:rsid w:val="00EC24D5"/>
    <w:rsid w:val="00EE11FE"/>
    <w:rsid w:val="00F205D2"/>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BA79"/>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2"/>
    <w:qFormat/>
    <w:rsid w:val="007C65EA"/>
    <w:pPr>
      <w:spacing w:line="360" w:lineRule="auto"/>
      <w:pPrChange w:id="0" w:author="Ofelia Symes" w:date="2018-12-14T10:11:00Z">
        <w:pPr>
          <w:spacing w:after="160" w:line="259" w:lineRule="auto"/>
        </w:pPr>
      </w:pPrChange>
    </w:pPr>
    <w:rPr>
      <w:rFonts w:ascii="Cambria" w:hAnsi="Cambria"/>
      <w:sz w:val="24"/>
      <w:szCs w:val="24"/>
      <w:lang w:eastAsia="da-DK"/>
      <w:rPrChange w:id="0" w:author="Ofelia Symes" w:date="2018-12-14T10:11:00Z">
        <w:rPr>
          <w:rFonts w:ascii="Cambria" w:eastAsiaTheme="minorHAnsi" w:hAnsi="Cambria" w:cstheme="minorBidi"/>
          <w:sz w:val="24"/>
          <w:szCs w:val="24"/>
          <w:lang w:val="da-DK" w:eastAsia="da-DK" w:bidi="ar-SA"/>
        </w:rPr>
      </w:rPrChange>
    </w:rPr>
  </w:style>
  <w:style w:type="paragraph" w:styleId="Heading1">
    <w:name w:val="heading 1"/>
    <w:basedOn w:val="Normal"/>
    <w:next w:val="Normal"/>
    <w:link w:val="Heading1Char"/>
    <w:autoRedefine/>
    <w:uiPriority w:val="9"/>
    <w:qFormat/>
    <w:rsid w:val="00B36AC9"/>
    <w:pPr>
      <w:outlineLvl w:val="0"/>
    </w:pPr>
    <w:rPr>
      <w:sz w:val="36"/>
    </w:rPr>
  </w:style>
  <w:style w:type="paragraph" w:styleId="Heading2">
    <w:name w:val="heading 2"/>
    <w:basedOn w:val="Heading1"/>
    <w:next w:val="Normal"/>
    <w:link w:val="Heading2Char"/>
    <w:uiPriority w:val="9"/>
    <w:unhideWhenUsed/>
    <w:qFormat/>
    <w:rsid w:val="00887067"/>
    <w:pPr>
      <w:outlineLvl w:val="1"/>
    </w:pPr>
    <w:rPr>
      <w:sz w:val="32"/>
      <w:szCs w:val="32"/>
    </w:rPr>
  </w:style>
  <w:style w:type="paragraph" w:styleId="Heading3">
    <w:name w:val="heading 3"/>
    <w:basedOn w:val="Heading2"/>
    <w:next w:val="Normal"/>
    <w:link w:val="Heading3Char"/>
    <w:uiPriority w:val="9"/>
    <w:unhideWhenUsed/>
    <w:qFormat/>
    <w:rsid w:val="00A4040B"/>
    <w:pPr>
      <w:outlineLvl w:val="2"/>
    </w:pPr>
    <w:rPr>
      <w:sz w:val="28"/>
    </w:rPr>
  </w:style>
  <w:style w:type="paragraph" w:styleId="Heading4">
    <w:name w:val="heading 4"/>
    <w:basedOn w:val="Heading3"/>
    <w:next w:val="Normal"/>
    <w:link w:val="Heading4Char"/>
    <w:uiPriority w:val="9"/>
    <w:unhideWhenUsed/>
    <w:qFormat/>
    <w:rsid w:val="005547CD"/>
    <w:pPr>
      <w:outlineLvl w:val="3"/>
    </w:pPr>
  </w:style>
  <w:style w:type="paragraph" w:styleId="Heading5">
    <w:name w:val="heading 5"/>
    <w:basedOn w:val="Heading4"/>
    <w:next w:val="Normal"/>
    <w:link w:val="Heading5Char"/>
    <w:uiPriority w:val="9"/>
    <w:unhideWhenUsed/>
    <w:qFormat/>
    <w:rsid w:val="005547CD"/>
    <w:pP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C9"/>
    <w:rPr>
      <w:rFonts w:ascii="Cambria" w:hAnsi="Cambria" w:cs="Times New Roman"/>
      <w:sz w:val="36"/>
      <w:szCs w:val="24"/>
    </w:rPr>
  </w:style>
  <w:style w:type="character" w:customStyle="1" w:styleId="Heading2Char">
    <w:name w:val="Heading 2 Char"/>
    <w:basedOn w:val="DefaultParagraphFont"/>
    <w:link w:val="Heading2"/>
    <w:uiPriority w:val="9"/>
    <w:rsid w:val="00887067"/>
    <w:rPr>
      <w:rFonts w:ascii="Cambria" w:hAnsi="Cambria"/>
      <w:sz w:val="32"/>
      <w:szCs w:val="32"/>
      <w:lang w:eastAsia="da-DK"/>
    </w:rPr>
  </w:style>
  <w:style w:type="character" w:customStyle="1" w:styleId="Heading3Char">
    <w:name w:val="Heading 3 Char"/>
    <w:basedOn w:val="DefaultParagraphFont"/>
    <w:link w:val="Heading3"/>
    <w:uiPriority w:val="9"/>
    <w:rsid w:val="00A4040B"/>
    <w:rPr>
      <w:rFonts w:ascii="Cambria" w:hAnsi="Cambria"/>
      <w:sz w:val="28"/>
      <w:szCs w:val="32"/>
      <w:lang w:eastAsia="da-DK"/>
    </w:rPr>
  </w:style>
  <w:style w:type="character" w:customStyle="1" w:styleId="Heading4Char">
    <w:name w:val="Heading 4 Char"/>
    <w:basedOn w:val="DefaultParagraphFont"/>
    <w:link w:val="Heading4"/>
    <w:uiPriority w:val="9"/>
    <w:rsid w:val="005547CD"/>
    <w:rPr>
      <w:rFonts w:ascii="Cambria" w:hAnsi="Cambria"/>
      <w:sz w:val="28"/>
    </w:rPr>
  </w:style>
  <w:style w:type="character" w:customStyle="1" w:styleId="Heading5Char">
    <w:name w:val="Heading 5 Char"/>
    <w:basedOn w:val="DefaultParagraphFont"/>
    <w:link w:val="Heading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083B4D"/>
  </w:style>
  <w:style w:type="character" w:styleId="Hyperlink">
    <w:name w:val="Hyperlink"/>
    <w:basedOn w:val="DefaultParagraphFont"/>
    <w:uiPriority w:val="99"/>
    <w:unhideWhenUsed/>
    <w:rsid w:val="00083B4D"/>
    <w:rPr>
      <w:color w:val="0000FF"/>
      <w:u w:val="single"/>
    </w:rPr>
  </w:style>
  <w:style w:type="paragraph" w:styleId="NoSpacing">
    <w:name w:val="No Spacing"/>
    <w:uiPriority w:val="1"/>
    <w:qFormat/>
    <w:rsid w:val="00807B08"/>
    <w:pPr>
      <w:spacing w:after="0" w:line="240" w:lineRule="auto"/>
    </w:pPr>
    <w:rPr>
      <w:rFonts w:ascii="Cambria" w:hAnsi="Cambria"/>
      <w:sz w:val="24"/>
      <w:szCs w:val="24"/>
      <w:lang w:eastAsia="da-DK"/>
    </w:rPr>
  </w:style>
  <w:style w:type="paragraph" w:styleId="TOCHeading">
    <w:name w:val="TOC Heading"/>
    <w:basedOn w:val="Heading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7067"/>
    <w:pPr>
      <w:ind w:left="720"/>
      <w:contextualSpacing/>
    </w:pPr>
  </w:style>
  <w:style w:type="paragraph" w:styleId="TOC1">
    <w:name w:val="toc 1"/>
    <w:basedOn w:val="Normal"/>
    <w:next w:val="Normal"/>
    <w:autoRedefine/>
    <w:uiPriority w:val="39"/>
    <w:unhideWhenUsed/>
    <w:rsid w:val="00EC24D5"/>
    <w:pPr>
      <w:spacing w:after="100"/>
    </w:pPr>
  </w:style>
  <w:style w:type="paragraph" w:styleId="TOC2">
    <w:name w:val="toc 2"/>
    <w:basedOn w:val="Normal"/>
    <w:next w:val="Normal"/>
    <w:autoRedefine/>
    <w:uiPriority w:val="39"/>
    <w:unhideWhenUsed/>
    <w:rsid w:val="00EC24D5"/>
    <w:pPr>
      <w:spacing w:after="100"/>
      <w:ind w:left="240"/>
    </w:pPr>
  </w:style>
  <w:style w:type="paragraph" w:styleId="TOC3">
    <w:name w:val="toc 3"/>
    <w:basedOn w:val="Normal"/>
    <w:next w:val="Normal"/>
    <w:autoRedefine/>
    <w:uiPriority w:val="39"/>
    <w:unhideWhenUsed/>
    <w:rsid w:val="00EC24D5"/>
    <w:pPr>
      <w:spacing w:after="100"/>
      <w:ind w:left="480"/>
    </w:pPr>
  </w:style>
  <w:style w:type="character" w:customStyle="1" w:styleId="UnresolvedMention">
    <w:name w:val="Unresolved Mention"/>
    <w:basedOn w:val="DefaultParagraphFont"/>
    <w:uiPriority w:val="99"/>
    <w:semiHidden/>
    <w:unhideWhenUsed/>
    <w:rsid w:val="009329F7"/>
    <w:rPr>
      <w:color w:val="605E5C"/>
      <w:shd w:val="clear" w:color="auto" w:fill="E1DFDD"/>
    </w:rPr>
  </w:style>
  <w:style w:type="paragraph" w:styleId="Revision">
    <w:name w:val="Revision"/>
    <w:hidden/>
    <w:uiPriority w:val="99"/>
    <w:semiHidden/>
    <w:rsid w:val="007C65EA"/>
    <w:pPr>
      <w:spacing w:after="0" w:line="240" w:lineRule="auto"/>
    </w:pPr>
    <w:rPr>
      <w:rFonts w:ascii="Cambria" w:hAnsi="Cambria"/>
      <w:sz w:val="24"/>
      <w:szCs w:val="24"/>
      <w:lang w:eastAsia="da-DK"/>
    </w:rPr>
  </w:style>
  <w:style w:type="character" w:styleId="CommentReference">
    <w:name w:val="annotation reference"/>
    <w:basedOn w:val="DefaultParagraphFont"/>
    <w:uiPriority w:val="99"/>
    <w:semiHidden/>
    <w:unhideWhenUsed/>
    <w:rsid w:val="007C65EA"/>
    <w:rPr>
      <w:sz w:val="16"/>
      <w:szCs w:val="16"/>
    </w:rPr>
  </w:style>
  <w:style w:type="paragraph" w:styleId="CommentText">
    <w:name w:val="annotation text"/>
    <w:basedOn w:val="Normal"/>
    <w:link w:val="CommentTextChar"/>
    <w:uiPriority w:val="99"/>
    <w:semiHidden/>
    <w:unhideWhenUsed/>
    <w:rsid w:val="007C65EA"/>
    <w:pPr>
      <w:spacing w:line="240" w:lineRule="auto"/>
    </w:pPr>
    <w:rPr>
      <w:sz w:val="20"/>
      <w:szCs w:val="20"/>
    </w:rPr>
  </w:style>
  <w:style w:type="character" w:customStyle="1" w:styleId="CommentTextChar">
    <w:name w:val="Comment Text Char"/>
    <w:basedOn w:val="DefaultParagraphFont"/>
    <w:link w:val="CommentText"/>
    <w:uiPriority w:val="99"/>
    <w:semiHidden/>
    <w:rsid w:val="007C65EA"/>
    <w:rPr>
      <w:rFonts w:ascii="Cambria" w:hAnsi="Cambria"/>
      <w:sz w:val="20"/>
      <w:szCs w:val="20"/>
      <w:lang w:eastAsia="da-DK"/>
    </w:rPr>
  </w:style>
  <w:style w:type="paragraph" w:styleId="CommentSubject">
    <w:name w:val="annotation subject"/>
    <w:basedOn w:val="CommentText"/>
    <w:next w:val="CommentText"/>
    <w:link w:val="CommentSubjectChar"/>
    <w:uiPriority w:val="99"/>
    <w:semiHidden/>
    <w:unhideWhenUsed/>
    <w:rsid w:val="007C65EA"/>
    <w:rPr>
      <w:b/>
      <w:bCs/>
    </w:rPr>
  </w:style>
  <w:style w:type="character" w:customStyle="1" w:styleId="CommentSubjectChar">
    <w:name w:val="Comment Subject Char"/>
    <w:basedOn w:val="CommentTextChar"/>
    <w:link w:val="CommentSubject"/>
    <w:uiPriority w:val="99"/>
    <w:semiHidden/>
    <w:rsid w:val="007C65EA"/>
    <w:rPr>
      <w:rFonts w:ascii="Cambria" w:hAnsi="Cambria"/>
      <w:b/>
      <w:bCs/>
      <w:sz w:val="20"/>
      <w:szCs w:val="20"/>
      <w:lang w:eastAsia="da-DK"/>
    </w:rPr>
  </w:style>
  <w:style w:type="paragraph" w:styleId="BalloonText">
    <w:name w:val="Balloon Text"/>
    <w:basedOn w:val="Normal"/>
    <w:link w:val="BalloonTextChar"/>
    <w:uiPriority w:val="99"/>
    <w:semiHidden/>
    <w:unhideWhenUsed/>
    <w:rsid w:val="007C65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65EA"/>
    <w:rPr>
      <w:rFonts w:ascii="Segoe UI" w:hAnsi="Segoe UI" w:cs="Segoe UI"/>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614678">
      <w:bodyDiv w:val="1"/>
      <w:marLeft w:val="0"/>
      <w:marRight w:val="0"/>
      <w:marTop w:val="0"/>
      <w:marBottom w:val="0"/>
      <w:divBdr>
        <w:top w:val="none" w:sz="0" w:space="0" w:color="auto"/>
        <w:left w:val="none" w:sz="0" w:space="0" w:color="auto"/>
        <w:bottom w:val="none" w:sz="0" w:space="0" w:color="auto"/>
        <w:right w:val="none" w:sz="0" w:space="0" w:color="auto"/>
      </w:divBdr>
    </w:div>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B4206-48B4-4D87-804B-4B215528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6104</Words>
  <Characters>37237</Characters>
  <Application>Microsoft Office Word</Application>
  <DocSecurity>0</DocSecurity>
  <Lines>310</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Gitte Sevel Bilenberg</cp:lastModifiedBy>
  <cp:revision>2</cp:revision>
  <dcterms:created xsi:type="dcterms:W3CDTF">2018-12-14T09:16:00Z</dcterms:created>
  <dcterms:modified xsi:type="dcterms:W3CDTF">2018-12-14T09:16:00Z</dcterms:modified>
</cp:coreProperties>
</file>